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ABE308" w14:textId="64864CF7" w:rsidR="00A10ECD" w:rsidRPr="00E329A9" w:rsidRDefault="00A10ECD" w:rsidP="00696B0B">
      <w:pPr>
        <w:ind w:firstLine="0"/>
        <w:rPr>
          <w:rFonts w:cs="Times New Roman"/>
          <w:sz w:val="22"/>
        </w:rPr>
      </w:pPr>
    </w:p>
    <w:p w14:paraId="69A8A9DC" w14:textId="77777777" w:rsidR="00696B0B" w:rsidRPr="007F0ED9" w:rsidRDefault="00696B0B">
      <w:pPr>
        <w:rPr>
          <w:rFonts w:cs="Times New Roman"/>
          <w:sz w:val="22"/>
        </w:rPr>
      </w:pPr>
    </w:p>
    <w:p w14:paraId="76DEFB19" w14:textId="2BE4D812" w:rsidR="00B4442D" w:rsidRPr="007F0ED9" w:rsidRDefault="00B4442D" w:rsidP="00696B0B">
      <w:pPr>
        <w:ind w:firstLine="0"/>
        <w:rPr>
          <w:rFonts w:cs="Times New Roman"/>
          <w:b/>
          <w:bCs/>
          <w:sz w:val="22"/>
        </w:rPr>
      </w:pPr>
      <w:r w:rsidRPr="007F0ED9">
        <w:rPr>
          <w:rFonts w:cs="Times New Roman"/>
          <w:b/>
          <w:bCs/>
          <w:sz w:val="22"/>
        </w:rPr>
        <w:t xml:space="preserve">SECTION </w:t>
      </w:r>
      <w:r w:rsidR="000A0853">
        <w:rPr>
          <w:rFonts w:cs="Times New Roman"/>
          <w:b/>
          <w:bCs/>
          <w:sz w:val="22"/>
        </w:rPr>
        <w:t>ONE</w:t>
      </w:r>
      <w:r w:rsidRPr="007F0ED9">
        <w:rPr>
          <w:rFonts w:cs="Times New Roman"/>
          <w:b/>
          <w:bCs/>
          <w:sz w:val="22"/>
        </w:rPr>
        <w:t xml:space="preserve">: </w:t>
      </w:r>
      <w:r w:rsidR="00E329A9" w:rsidRPr="007F0ED9">
        <w:rPr>
          <w:rFonts w:cs="Times New Roman"/>
          <w:b/>
          <w:bCs/>
          <w:sz w:val="22"/>
        </w:rPr>
        <w:t xml:space="preserve">What </w:t>
      </w:r>
      <w:r w:rsidR="00E91DFC" w:rsidRPr="007F0ED9">
        <w:rPr>
          <w:rFonts w:cs="Times New Roman"/>
          <w:b/>
          <w:bCs/>
          <w:sz w:val="22"/>
        </w:rPr>
        <w:t>w</w:t>
      </w:r>
      <w:r w:rsidR="00E329A9" w:rsidRPr="007F0ED9">
        <w:rPr>
          <w:rFonts w:cs="Times New Roman"/>
          <w:b/>
          <w:bCs/>
          <w:sz w:val="22"/>
        </w:rPr>
        <w:t xml:space="preserve">e </w:t>
      </w:r>
      <w:r w:rsidR="00E91DFC" w:rsidRPr="007F0ED9">
        <w:rPr>
          <w:rFonts w:cs="Times New Roman"/>
          <w:b/>
          <w:bCs/>
          <w:sz w:val="22"/>
        </w:rPr>
        <w:t>l</w:t>
      </w:r>
      <w:r w:rsidR="00E329A9" w:rsidRPr="007F0ED9">
        <w:rPr>
          <w:rFonts w:cs="Times New Roman"/>
          <w:b/>
          <w:bCs/>
          <w:sz w:val="22"/>
        </w:rPr>
        <w:t xml:space="preserve">earn before </w:t>
      </w:r>
      <w:r w:rsidR="00E91DFC" w:rsidRPr="007F0ED9">
        <w:rPr>
          <w:rFonts w:cs="Times New Roman"/>
          <w:b/>
          <w:bCs/>
          <w:sz w:val="22"/>
        </w:rPr>
        <w:t>w</w:t>
      </w:r>
      <w:r w:rsidR="00E329A9" w:rsidRPr="007F0ED9">
        <w:rPr>
          <w:rFonts w:cs="Times New Roman"/>
          <w:b/>
          <w:bCs/>
          <w:sz w:val="22"/>
        </w:rPr>
        <w:t xml:space="preserve">e are </w:t>
      </w:r>
      <w:r w:rsidR="00E91DFC" w:rsidRPr="007F0ED9">
        <w:rPr>
          <w:rFonts w:cs="Times New Roman"/>
          <w:b/>
          <w:bCs/>
          <w:sz w:val="22"/>
        </w:rPr>
        <w:t>b</w:t>
      </w:r>
      <w:r w:rsidR="00E329A9" w:rsidRPr="007F0ED9">
        <w:rPr>
          <w:rFonts w:cs="Times New Roman"/>
          <w:b/>
          <w:bCs/>
          <w:sz w:val="22"/>
        </w:rPr>
        <w:t>orn</w:t>
      </w:r>
    </w:p>
    <w:p w14:paraId="7A58CA88" w14:textId="77777777" w:rsidR="00E329A9" w:rsidRPr="007F0ED9" w:rsidRDefault="00E329A9" w:rsidP="00696B0B">
      <w:pPr>
        <w:ind w:firstLine="0"/>
        <w:rPr>
          <w:rFonts w:cs="Times New Roman"/>
          <w:b/>
          <w:bCs/>
          <w:sz w:val="22"/>
        </w:rPr>
      </w:pPr>
    </w:p>
    <w:p w14:paraId="75B67D1E" w14:textId="77777777" w:rsidR="00E329A9" w:rsidRPr="007F0ED9" w:rsidRDefault="00E329A9" w:rsidP="000A0853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According to the speaker, what are the things fetuses learn in the womb in addition to sounds? </w:t>
      </w:r>
    </w:p>
    <w:p w14:paraId="74EAE52D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A. Dreaming</w:t>
      </w:r>
    </w:p>
    <w:p w14:paraId="7266E428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B. Seeing the light</w:t>
      </w:r>
    </w:p>
    <w:p w14:paraId="704BD9A0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  <w:lang w:val="en-AU"/>
        </w:rPr>
      </w:pPr>
      <w:r w:rsidRPr="007F0ED9">
        <w:rPr>
          <w:rFonts w:ascii="Times New Roman" w:hAnsi="Times New Roman" w:cs="Times New Roman"/>
        </w:rPr>
        <w:t>C. Discriminating tastes</w:t>
      </w:r>
      <w:r w:rsidRPr="007F0ED9">
        <w:rPr>
          <w:rFonts w:ascii="Times New Roman" w:hAnsi="Times New Roman" w:cs="Times New Roman"/>
          <w:lang w:val="en-AU"/>
        </w:rPr>
        <w:t xml:space="preserve"> and smells</w:t>
      </w:r>
    </w:p>
    <w:p w14:paraId="28E8BC26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  <w:lang w:val="en-AU"/>
        </w:rPr>
      </w:pPr>
      <w:r w:rsidRPr="007F0ED9">
        <w:rPr>
          <w:rFonts w:ascii="Times New Roman" w:hAnsi="Times New Roman" w:cs="Times New Roman"/>
        </w:rPr>
        <w:t xml:space="preserve">D. </w:t>
      </w:r>
      <w:r w:rsidRPr="007F0ED9">
        <w:rPr>
          <w:rFonts w:ascii="Times New Roman" w:hAnsi="Times New Roman" w:cs="Times New Roman"/>
          <w:lang w:val="en-AU"/>
        </w:rPr>
        <w:t>Blinking</w:t>
      </w:r>
    </w:p>
    <w:p w14:paraId="0386BC60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</w:p>
    <w:p w14:paraId="08C55005" w14:textId="77777777" w:rsidR="00E329A9" w:rsidRPr="007F0ED9" w:rsidRDefault="00E329A9" w:rsidP="00E329A9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What did the researchers find in an experiment conducted in Dijon, France?</w:t>
      </w:r>
    </w:p>
    <w:p w14:paraId="149B8518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A. Infants whose mothers consumed food and drink flavored with licorice-flavored anise during pregnancy showed a preference for anise.</w:t>
      </w:r>
    </w:p>
    <w:p w14:paraId="2D4DA2D1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B. Infants whose mothers played acoustic guitar during pregnancy were more likely to recognize a melody. </w:t>
      </w:r>
    </w:p>
    <w:p w14:paraId="166BEF24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C. Infants whose mothers ate carrots during pregnancy showed a preference for carrot juice. </w:t>
      </w:r>
    </w:p>
    <w:p w14:paraId="45C1E8EE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D. Infants whose mothers drank only plain water during pregnancy did not like carrot juice.</w:t>
      </w:r>
    </w:p>
    <w:p w14:paraId="3B11DCC9" w14:textId="77777777" w:rsidR="00E329A9" w:rsidRPr="007F0ED9" w:rsidRDefault="00E329A9" w:rsidP="00E329A9">
      <w:pPr>
        <w:rPr>
          <w:rFonts w:cs="Times New Roman"/>
          <w:sz w:val="22"/>
        </w:rPr>
      </w:pPr>
    </w:p>
    <w:p w14:paraId="374FDB32" w14:textId="4FE1B606" w:rsidR="00E329A9" w:rsidRPr="007F0ED9" w:rsidRDefault="00E329A9" w:rsidP="00E329A9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A fetus incorporates the following offerings – ______________ – into its own body, mak</w:t>
      </w:r>
      <w:ins w:id="0" w:author="Tina Du (HSS)" w:date="2022-10-12T16:06:00Z">
        <w:r w:rsidR="00A12CD7" w:rsidRPr="007F0ED9">
          <w:rPr>
            <w:rFonts w:ascii="Times New Roman" w:hAnsi="Times New Roman" w:cs="Times New Roman"/>
          </w:rPr>
          <w:t>ing</w:t>
        </w:r>
      </w:ins>
      <w:del w:id="1" w:author="Tina Du (HSS)" w:date="2022-10-12T16:06:00Z">
        <w:r w:rsidRPr="007F0ED9" w:rsidDel="00A12CD7">
          <w:rPr>
            <w:rFonts w:ascii="Times New Roman" w:hAnsi="Times New Roman" w:cs="Times New Roman"/>
            <w:rPrChange w:id="2" w:author="Tina Du (HSS)" w:date="2022-10-12T16:06:00Z">
              <w:rPr>
                <w:rFonts w:ascii="Times New Roman" w:hAnsi="Times New Roman" w:cs="Times New Roman"/>
              </w:rPr>
            </w:rPrChange>
          </w:rPr>
          <w:delText>e</w:delText>
        </w:r>
      </w:del>
      <w:r w:rsidRPr="007F0ED9">
        <w:rPr>
          <w:rFonts w:ascii="Times New Roman" w:hAnsi="Times New Roman" w:cs="Times New Roman"/>
        </w:rPr>
        <w:t xml:space="preserve"> them part of its flesh and blood.</w:t>
      </w:r>
    </w:p>
    <w:p w14:paraId="0D98CE48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A. The air the mother breathes and the chemicals she’s exposed to </w:t>
      </w:r>
    </w:p>
    <w:p w14:paraId="3A2E4DB7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B. The food and drink she consumes</w:t>
      </w:r>
    </w:p>
    <w:p w14:paraId="1D6829BE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C. The emotion she feels</w:t>
      </w:r>
    </w:p>
    <w:p w14:paraId="401623B5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D. All of the above</w:t>
      </w:r>
    </w:p>
    <w:p w14:paraId="2C64ADBF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</w:p>
    <w:p w14:paraId="2D6A4DCE" w14:textId="77777777" w:rsidR="00E329A9" w:rsidRPr="007F0ED9" w:rsidRDefault="00E329A9" w:rsidP="00E329A9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What is the bigger lesson a fetus is learning about in utero? </w:t>
      </w:r>
    </w:p>
    <w:p w14:paraId="6237B45F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A. Beethoven’s Symphony No.9</w:t>
      </w:r>
    </w:p>
    <w:p w14:paraId="0E0F86DE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B. The world outside</w:t>
      </w:r>
    </w:p>
    <w:p w14:paraId="04B5AAC6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C. Mozart’s Magic Flute</w:t>
      </w:r>
    </w:p>
    <w:p w14:paraId="48652347" w14:textId="77777777" w:rsidR="00E329A9" w:rsidRPr="007F0ED9" w:rsidRDefault="00E329A9" w:rsidP="00E329A9">
      <w:pPr>
        <w:pStyle w:val="ListParagraph"/>
        <w:ind w:left="36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D. Bach’s Toccata and Fugue in D minor</w:t>
      </w:r>
    </w:p>
    <w:p w14:paraId="6B074138" w14:textId="77777777" w:rsidR="00E329A9" w:rsidRPr="007F0ED9" w:rsidRDefault="00E329A9" w:rsidP="00E329A9">
      <w:pPr>
        <w:pStyle w:val="ListParagraph"/>
        <w:rPr>
          <w:rFonts w:ascii="Times New Roman" w:hAnsi="Times New Roman" w:cs="Times New Roman"/>
        </w:rPr>
      </w:pPr>
    </w:p>
    <w:p w14:paraId="105DE6CD" w14:textId="77777777" w:rsidR="00E329A9" w:rsidRPr="007F0ED9" w:rsidRDefault="00E329A9" w:rsidP="00E329A9">
      <w:pPr>
        <w:pStyle w:val="ListParagraph"/>
        <w:widowControl w:val="0"/>
        <w:numPr>
          <w:ilvl w:val="0"/>
          <w:numId w:val="7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What were the immediately apparent effects of the “Hunger Winter”?</w:t>
      </w:r>
    </w:p>
    <w:p w14:paraId="7D6BF7D9" w14:textId="77777777" w:rsidR="00E329A9" w:rsidRPr="007F0ED9" w:rsidRDefault="00E329A9" w:rsidP="00E329A9">
      <w:pPr>
        <w:pStyle w:val="ListParagraph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Higher rates of stillbirths, birth defects, low birth weights, and infant mortality</w:t>
      </w:r>
    </w:p>
    <w:p w14:paraId="32103492" w14:textId="77777777" w:rsidR="00E329A9" w:rsidRPr="007F0ED9" w:rsidRDefault="00E329A9" w:rsidP="00E329A9">
      <w:pPr>
        <w:pStyle w:val="ListParagraph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Higher rates of mental disorders, birth defects, low birth weights, and infant mortality</w:t>
      </w:r>
    </w:p>
    <w:p w14:paraId="32BD9EE1" w14:textId="77777777" w:rsidR="00E329A9" w:rsidRPr="007F0ED9" w:rsidRDefault="00E329A9" w:rsidP="00E329A9">
      <w:pPr>
        <w:pStyle w:val="ListParagraph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Higher rates of traumatic brain injury, ear infections, low birth weights, and infant mortality</w:t>
      </w:r>
    </w:p>
    <w:p w14:paraId="2F84EF69" w14:textId="77777777" w:rsidR="00E329A9" w:rsidRPr="007F0ED9" w:rsidRDefault="00E329A9" w:rsidP="00E329A9">
      <w:pPr>
        <w:pStyle w:val="ListParagraph"/>
        <w:widowControl w:val="0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Higher rates of liver disease, clubfoot, low birth weights, and infant mortality</w:t>
      </w:r>
    </w:p>
    <w:p w14:paraId="241A6D2A" w14:textId="77777777" w:rsidR="00B4442D" w:rsidRPr="007F0ED9" w:rsidRDefault="00B4442D" w:rsidP="00696B0B">
      <w:pPr>
        <w:ind w:firstLine="0"/>
        <w:rPr>
          <w:rFonts w:cs="Times New Roman"/>
          <w:sz w:val="22"/>
        </w:rPr>
      </w:pPr>
    </w:p>
    <w:p w14:paraId="76234D9E" w14:textId="6489C07B" w:rsidR="00A10ECD" w:rsidRPr="007F0ED9" w:rsidRDefault="0012617D" w:rsidP="000A0853">
      <w:pPr>
        <w:ind w:firstLine="0"/>
        <w:rPr>
          <w:rFonts w:cs="Times New Roman"/>
          <w:sz w:val="22"/>
        </w:rPr>
      </w:pPr>
      <w:r w:rsidRPr="007F0ED9">
        <w:rPr>
          <w:rFonts w:cs="Times New Roman"/>
          <w:sz w:val="22"/>
        </w:rPr>
        <w:t xml:space="preserve"> </w:t>
      </w:r>
    </w:p>
    <w:p w14:paraId="561F6F81" w14:textId="10C727A1" w:rsidR="0012617D" w:rsidRPr="007F0ED9" w:rsidRDefault="0012617D" w:rsidP="00A10ECD">
      <w:pPr>
        <w:ind w:firstLine="0"/>
        <w:rPr>
          <w:rFonts w:cs="Times New Roman"/>
          <w:b/>
          <w:bCs/>
          <w:sz w:val="22"/>
        </w:rPr>
      </w:pPr>
      <w:r w:rsidRPr="007F0ED9">
        <w:rPr>
          <w:rFonts w:cs="Times New Roman"/>
          <w:b/>
          <w:bCs/>
          <w:sz w:val="22"/>
        </w:rPr>
        <w:t xml:space="preserve">SECTION </w:t>
      </w:r>
      <w:r w:rsidR="000A0853">
        <w:rPr>
          <w:rFonts w:cs="Times New Roman"/>
          <w:b/>
          <w:bCs/>
          <w:sz w:val="22"/>
        </w:rPr>
        <w:t>TWO</w:t>
      </w:r>
      <w:r w:rsidRPr="007F0ED9">
        <w:rPr>
          <w:rFonts w:cs="Times New Roman"/>
          <w:b/>
          <w:bCs/>
          <w:sz w:val="22"/>
        </w:rPr>
        <w:t xml:space="preserve">: </w:t>
      </w:r>
      <w:r w:rsidR="00E329A9" w:rsidRPr="007F0ED9">
        <w:rPr>
          <w:rFonts w:cs="Times New Roman"/>
          <w:b/>
          <w:bCs/>
          <w:sz w:val="22"/>
        </w:rPr>
        <w:t xml:space="preserve">The </w:t>
      </w:r>
      <w:r w:rsidR="00E91DFC" w:rsidRPr="007F0ED9">
        <w:rPr>
          <w:rFonts w:cs="Times New Roman"/>
          <w:b/>
          <w:bCs/>
          <w:sz w:val="22"/>
        </w:rPr>
        <w:t>d</w:t>
      </w:r>
      <w:r w:rsidR="00E329A9" w:rsidRPr="007F0ED9">
        <w:rPr>
          <w:rFonts w:cs="Times New Roman"/>
          <w:b/>
          <w:bCs/>
          <w:sz w:val="22"/>
        </w:rPr>
        <w:t xml:space="preserve">anger of </w:t>
      </w:r>
      <w:r w:rsidR="00E91DFC" w:rsidRPr="007F0ED9">
        <w:rPr>
          <w:rFonts w:cs="Times New Roman"/>
          <w:b/>
          <w:bCs/>
          <w:sz w:val="22"/>
        </w:rPr>
        <w:t>s</w:t>
      </w:r>
      <w:r w:rsidR="00E329A9" w:rsidRPr="007F0ED9">
        <w:rPr>
          <w:rFonts w:cs="Times New Roman"/>
          <w:b/>
          <w:bCs/>
          <w:sz w:val="22"/>
        </w:rPr>
        <w:t xml:space="preserve">cience </w:t>
      </w:r>
      <w:r w:rsidR="00E91DFC" w:rsidRPr="007F0ED9">
        <w:rPr>
          <w:rFonts w:cs="Times New Roman"/>
          <w:b/>
          <w:bCs/>
          <w:sz w:val="22"/>
        </w:rPr>
        <w:t>d</w:t>
      </w:r>
      <w:r w:rsidR="00E329A9" w:rsidRPr="007F0ED9">
        <w:rPr>
          <w:rFonts w:cs="Times New Roman"/>
          <w:b/>
          <w:bCs/>
          <w:sz w:val="22"/>
        </w:rPr>
        <w:t>enial</w:t>
      </w:r>
    </w:p>
    <w:p w14:paraId="7EF50A26" w14:textId="77777777" w:rsidR="00E329A9" w:rsidRPr="007F0ED9" w:rsidRDefault="00E329A9" w:rsidP="00A10ECD">
      <w:pPr>
        <w:ind w:firstLine="0"/>
        <w:rPr>
          <w:rFonts w:cs="Times New Roman"/>
          <w:b/>
          <w:bCs/>
          <w:sz w:val="22"/>
        </w:rPr>
      </w:pPr>
    </w:p>
    <w:p w14:paraId="0661CD42" w14:textId="536428C4" w:rsidR="00E329A9" w:rsidRPr="007F0ED9" w:rsidRDefault="00E329A9" w:rsidP="000A08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Which of the following adjective can best describe the speaker’s attitude towards the debate between genetically engineered food and organic food</w:t>
      </w:r>
      <w:ins w:id="3" w:author="Tina Du (HSS)" w:date="2022-10-12T16:07:00Z">
        <w:r w:rsidR="00A12CD7" w:rsidRPr="007F0ED9">
          <w:rPr>
            <w:rFonts w:ascii="Times New Roman" w:hAnsi="Times New Roman" w:cs="Times New Roman"/>
            <w:rPrChange w:id="4" w:author="Tina Du (HSS)" w:date="2022-10-12T16:07:00Z">
              <w:rPr>
                <w:rFonts w:ascii="Times New Roman" w:hAnsi="Times New Roman" w:cs="Times New Roman"/>
              </w:rPr>
            </w:rPrChange>
          </w:rPr>
          <w:t>?</w:t>
        </w:r>
      </w:ins>
      <w:ins w:id="5" w:author="Prof. Yang Rong (HSS)" w:date="2022-10-13T08:43:00Z">
        <w:r w:rsidR="007F0ED9" w:rsidRPr="007F0ED9">
          <w:rPr>
            <w:rFonts w:ascii="Times New Roman" w:hAnsi="Times New Roman" w:cs="Times New Roman"/>
          </w:rPr>
          <w:t xml:space="preserve"> </w:t>
        </w:r>
      </w:ins>
      <w:del w:id="6" w:author="Tina Du (HSS)" w:date="2022-10-12T16:07:00Z">
        <w:r w:rsidRPr="007F0ED9" w:rsidDel="00A12CD7">
          <w:rPr>
            <w:rFonts w:ascii="Times New Roman" w:hAnsi="Times New Roman" w:cs="Times New Roman" w:hint="eastAsia"/>
          </w:rPr>
          <w:delText xml:space="preserve">. </w:delText>
        </w:r>
      </w:del>
      <w:r w:rsidRPr="007F0ED9">
        <w:rPr>
          <w:rFonts w:ascii="Times New Roman" w:hAnsi="Times New Roman" w:cs="Times New Roman"/>
        </w:rPr>
        <w:t>He thinks it is______.</w:t>
      </w:r>
    </w:p>
    <w:p w14:paraId="710C079C" w14:textId="77777777" w:rsidR="00E329A9" w:rsidRPr="007F0ED9" w:rsidRDefault="00E329A9" w:rsidP="00E329A9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important.</w:t>
      </w:r>
    </w:p>
    <w:p w14:paraId="758CD312" w14:textId="77777777" w:rsidR="00E329A9" w:rsidRPr="007F0ED9" w:rsidRDefault="00E329A9" w:rsidP="00E329A9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unsettling. </w:t>
      </w:r>
    </w:p>
    <w:p w14:paraId="368A4CDB" w14:textId="77777777" w:rsidR="00E329A9" w:rsidRPr="007F0ED9" w:rsidRDefault="00E329A9" w:rsidP="00E329A9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stupid.</w:t>
      </w:r>
    </w:p>
    <w:p w14:paraId="72B33603" w14:textId="77777777" w:rsidR="00E329A9" w:rsidRPr="007F0ED9" w:rsidRDefault="00E329A9" w:rsidP="00E329A9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exciting.  </w:t>
      </w:r>
    </w:p>
    <w:p w14:paraId="602C03BA" w14:textId="77777777" w:rsidR="00E329A9" w:rsidRPr="007F0ED9" w:rsidRDefault="00E329A9" w:rsidP="00E329A9">
      <w:pPr>
        <w:pStyle w:val="ListParagraph"/>
        <w:rPr>
          <w:rFonts w:ascii="Times New Roman" w:hAnsi="Times New Roman" w:cs="Times New Roman"/>
        </w:rPr>
      </w:pPr>
    </w:p>
    <w:p w14:paraId="1397F37B" w14:textId="77777777" w:rsidR="00E329A9" w:rsidRPr="007F0ED9" w:rsidRDefault="00E329A9" w:rsidP="000A08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The speaker uses tangerines as an example to show that</w:t>
      </w:r>
    </w:p>
    <w:p w14:paraId="4764614B" w14:textId="77777777" w:rsidR="00E329A9" w:rsidRPr="007F0ED9" w:rsidRDefault="00E329A9" w:rsidP="00E329A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there were no tangerines at the beginning of human history. </w:t>
      </w:r>
    </w:p>
    <w:p w14:paraId="70F54925" w14:textId="77777777" w:rsidR="00E329A9" w:rsidRPr="007F0ED9" w:rsidRDefault="00E329A9" w:rsidP="00E329A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people have been modifying genes over the last 11,000 years.</w:t>
      </w:r>
    </w:p>
    <w:p w14:paraId="0D03F48D" w14:textId="77777777" w:rsidR="00E329A9" w:rsidRPr="007F0ED9" w:rsidRDefault="00E329A9" w:rsidP="00E329A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the debate between genetically engineered food and organic food is about words instead of science. </w:t>
      </w:r>
    </w:p>
    <w:p w14:paraId="6BC96C1C" w14:textId="77777777" w:rsidR="00E329A9" w:rsidRPr="007F0ED9" w:rsidRDefault="00E329A9" w:rsidP="00E329A9">
      <w:pPr>
        <w:pStyle w:val="ListParagraph"/>
        <w:numPr>
          <w:ilvl w:val="0"/>
          <w:numId w:val="10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All of the above. </w:t>
      </w:r>
    </w:p>
    <w:p w14:paraId="2945526D" w14:textId="77777777" w:rsidR="00E329A9" w:rsidRPr="007F0ED9" w:rsidRDefault="00E329A9" w:rsidP="00E329A9">
      <w:pPr>
        <w:rPr>
          <w:rFonts w:cs="Times New Roman"/>
          <w:sz w:val="22"/>
        </w:rPr>
      </w:pPr>
    </w:p>
    <w:p w14:paraId="6377FAEF" w14:textId="77777777" w:rsidR="00E329A9" w:rsidRPr="007F0ED9" w:rsidRDefault="00E329A9" w:rsidP="000A08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According to the speaker, what is NOT one of the objections people have regarding genetically engineered food?</w:t>
      </w:r>
    </w:p>
    <w:p w14:paraId="0CE28CC7" w14:textId="77777777" w:rsidR="00E329A9" w:rsidRPr="007F0ED9" w:rsidRDefault="00E329A9" w:rsidP="00E329A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There are too many chemicals and pesticides. </w:t>
      </w:r>
    </w:p>
    <w:p w14:paraId="6A3F5B9F" w14:textId="77777777" w:rsidR="00E329A9" w:rsidRPr="007F0ED9" w:rsidRDefault="00E329A9" w:rsidP="00E329A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It represents science.</w:t>
      </w:r>
    </w:p>
    <w:p w14:paraId="1BAADED8" w14:textId="77777777" w:rsidR="00E329A9" w:rsidRPr="007F0ED9" w:rsidRDefault="00E329A9" w:rsidP="00E329A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It contains too many hormones. </w:t>
      </w:r>
    </w:p>
    <w:p w14:paraId="0533D685" w14:textId="77777777" w:rsidR="00E329A9" w:rsidRPr="007F0ED9" w:rsidRDefault="00E329A9" w:rsidP="00E329A9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It will result in companies patenting life and owning seeds. </w:t>
      </w:r>
    </w:p>
    <w:p w14:paraId="30B95BD2" w14:textId="77777777" w:rsidR="00E329A9" w:rsidRPr="007F0ED9" w:rsidRDefault="00E329A9" w:rsidP="00E329A9">
      <w:pPr>
        <w:pStyle w:val="ListParagraph"/>
        <w:rPr>
          <w:rFonts w:ascii="Times New Roman" w:hAnsi="Times New Roman" w:cs="Times New Roman"/>
        </w:rPr>
      </w:pPr>
    </w:p>
    <w:p w14:paraId="52046745" w14:textId="77777777" w:rsidR="00E329A9" w:rsidRPr="007F0ED9" w:rsidRDefault="00E329A9" w:rsidP="000A08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According to the speaker, what would be the best solution to the food problem in Africa in the next few decades?</w:t>
      </w:r>
    </w:p>
    <w:p w14:paraId="0DFAB60F" w14:textId="77777777" w:rsidR="00E329A9" w:rsidRPr="007F0ED9" w:rsidRDefault="00E329A9" w:rsidP="00E329A9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Genetically engineered food. </w:t>
      </w:r>
    </w:p>
    <w:p w14:paraId="662717D1" w14:textId="77777777" w:rsidR="00E329A9" w:rsidRPr="007F0ED9" w:rsidRDefault="00E329A9" w:rsidP="00E329A9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Cassava. </w:t>
      </w:r>
    </w:p>
    <w:p w14:paraId="04C999E0" w14:textId="77777777" w:rsidR="00E329A9" w:rsidRPr="007F0ED9" w:rsidRDefault="00E329A9" w:rsidP="00E329A9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Organic food. </w:t>
      </w:r>
    </w:p>
    <w:p w14:paraId="4520DDE6" w14:textId="77777777" w:rsidR="00E329A9" w:rsidRPr="007F0ED9" w:rsidRDefault="00E329A9" w:rsidP="00E329A9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Rice. </w:t>
      </w:r>
    </w:p>
    <w:p w14:paraId="18ED8AE3" w14:textId="77777777" w:rsidR="00E329A9" w:rsidRPr="007F0ED9" w:rsidRDefault="00E329A9" w:rsidP="00E329A9">
      <w:pPr>
        <w:pStyle w:val="ListParagraph"/>
        <w:rPr>
          <w:rFonts w:ascii="Times New Roman" w:hAnsi="Times New Roman" w:cs="Times New Roman"/>
        </w:rPr>
      </w:pPr>
    </w:p>
    <w:p w14:paraId="6BF5E122" w14:textId="77777777" w:rsidR="00E329A9" w:rsidRPr="007F0ED9" w:rsidRDefault="00E329A9" w:rsidP="000A085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What does the speaker mean when he mentions “high-tech colonialism”?</w:t>
      </w:r>
    </w:p>
    <w:p w14:paraId="52CAB7CE" w14:textId="77777777" w:rsidR="00E329A9" w:rsidRPr="007F0ED9" w:rsidRDefault="00E329A9" w:rsidP="00E329A9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People should stop believing in anecdotes and start accepting scientific facts. </w:t>
      </w:r>
    </w:p>
    <w:p w14:paraId="45FA4DC0" w14:textId="77777777" w:rsidR="00E329A9" w:rsidRPr="007F0ED9" w:rsidRDefault="00E329A9" w:rsidP="00E329A9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Vaccines are essential and people should not fight against them. </w:t>
      </w:r>
    </w:p>
    <w:p w14:paraId="2E859884" w14:textId="585D3378" w:rsidR="00E329A9" w:rsidRPr="007F0ED9" w:rsidRDefault="00E329A9" w:rsidP="00E329A9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People from the developed countries should support the use of their advanced technology in helping countries with a food problem. </w:t>
      </w:r>
    </w:p>
    <w:p w14:paraId="5638CAA8" w14:textId="5A7AE58D" w:rsidR="00E329A9" w:rsidRDefault="00E329A9" w:rsidP="00E329A9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People should try to help prevent natural resources from being exploited by genetic engineering technology. </w:t>
      </w:r>
    </w:p>
    <w:p w14:paraId="37C53893" w14:textId="4FADAC78" w:rsidR="000A0853" w:rsidRDefault="000A0853" w:rsidP="000A0853">
      <w:pPr>
        <w:ind w:firstLine="0"/>
        <w:rPr>
          <w:rFonts w:cs="Times New Roman"/>
        </w:rPr>
      </w:pPr>
    </w:p>
    <w:p w14:paraId="54BE4AFD" w14:textId="77777777" w:rsidR="000A0853" w:rsidRDefault="000A0853" w:rsidP="000A0853">
      <w:pPr>
        <w:ind w:firstLine="0"/>
        <w:rPr>
          <w:rFonts w:cs="Times New Roman"/>
        </w:rPr>
      </w:pPr>
    </w:p>
    <w:p w14:paraId="5BD60E2F" w14:textId="3047677F" w:rsidR="000A0853" w:rsidRPr="007F0ED9" w:rsidRDefault="000A0853" w:rsidP="000A0853">
      <w:pPr>
        <w:ind w:firstLine="0"/>
        <w:rPr>
          <w:rFonts w:cs="Times New Roman"/>
          <w:b/>
          <w:bCs/>
          <w:sz w:val="22"/>
        </w:rPr>
      </w:pPr>
      <w:r w:rsidRPr="007F0ED9">
        <w:rPr>
          <w:rFonts w:cs="Times New Roman"/>
          <w:b/>
          <w:bCs/>
          <w:sz w:val="22"/>
        </w:rPr>
        <w:t xml:space="preserve">SECTION </w:t>
      </w:r>
      <w:r>
        <w:rPr>
          <w:rFonts w:cs="Times New Roman"/>
          <w:b/>
          <w:bCs/>
          <w:sz w:val="22"/>
        </w:rPr>
        <w:t>THREE</w:t>
      </w:r>
      <w:r w:rsidRPr="007F0ED9">
        <w:rPr>
          <w:rFonts w:cs="Times New Roman"/>
          <w:b/>
          <w:bCs/>
          <w:sz w:val="22"/>
        </w:rPr>
        <w:t>: To find work you love, don’t follow your passion</w:t>
      </w:r>
    </w:p>
    <w:p w14:paraId="3DEB0F12" w14:textId="77777777" w:rsidR="000A0853" w:rsidRPr="007F0ED9" w:rsidRDefault="000A0853" w:rsidP="000A0853">
      <w:pPr>
        <w:ind w:firstLine="0"/>
        <w:rPr>
          <w:rFonts w:cs="Times New Roman"/>
          <w:b/>
          <w:bCs/>
          <w:sz w:val="22"/>
        </w:rPr>
      </w:pPr>
    </w:p>
    <w:p w14:paraId="7DADF1E3" w14:textId="77777777" w:rsidR="000A0853" w:rsidRPr="007F0ED9" w:rsidRDefault="000A0853" w:rsidP="000A08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Why didn’t the speaker turn his interest in martial arts into his job?</w:t>
      </w:r>
    </w:p>
    <w:p w14:paraId="15259531" w14:textId="77777777" w:rsidR="000A0853" w:rsidRPr="007F0ED9" w:rsidRDefault="000A0853" w:rsidP="000A0853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His parents strongly disagreed with his decision to be a martial artist.</w:t>
      </w:r>
    </w:p>
    <w:p w14:paraId="5DD938DD" w14:textId="77777777" w:rsidR="000A0853" w:rsidRPr="007F0ED9" w:rsidRDefault="000A0853" w:rsidP="000A0853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He discovered that being a martial artist could not bring him a financially secure life.</w:t>
      </w:r>
    </w:p>
    <w:p w14:paraId="71675BBC" w14:textId="77777777" w:rsidR="000A0853" w:rsidRPr="007F0ED9" w:rsidRDefault="000A0853" w:rsidP="000A0853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He did not have sufficient financial means to complete his training in martial arts.</w:t>
      </w:r>
    </w:p>
    <w:p w14:paraId="25373941" w14:textId="77777777" w:rsidR="000A0853" w:rsidRPr="007F0ED9" w:rsidRDefault="000A0853" w:rsidP="000A0853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He realized he was not talented enough to be a martial artist.</w:t>
      </w:r>
    </w:p>
    <w:p w14:paraId="529C3320" w14:textId="77777777" w:rsidR="000A0853" w:rsidRPr="007F0ED9" w:rsidRDefault="000A0853" w:rsidP="000A0853">
      <w:pPr>
        <w:pStyle w:val="ListParagraph"/>
        <w:numPr>
          <w:ilvl w:val="0"/>
          <w:numId w:val="2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He suddenly lost interest in martial arts.</w:t>
      </w:r>
    </w:p>
    <w:p w14:paraId="4D623B86" w14:textId="77777777" w:rsidR="000A0853" w:rsidRPr="007F0ED9" w:rsidRDefault="000A0853" w:rsidP="000A0853">
      <w:pPr>
        <w:pStyle w:val="ListParagraph"/>
        <w:ind w:left="630"/>
        <w:rPr>
          <w:rFonts w:ascii="Times New Roman" w:hAnsi="Times New Roman" w:cs="Times New Roman"/>
        </w:rPr>
      </w:pPr>
    </w:p>
    <w:p w14:paraId="4C9268E8" w14:textId="77777777" w:rsidR="000A0853" w:rsidRPr="007F0ED9" w:rsidRDefault="000A0853" w:rsidP="000A08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bookmarkStart w:id="7" w:name="OLE_LINK1"/>
      <w:r w:rsidRPr="007F0ED9">
        <w:rPr>
          <w:rFonts w:ascii="Times New Roman" w:hAnsi="Times New Roman" w:cs="Times New Roman"/>
        </w:rPr>
        <w:t>Which of the following statements is correct?</w:t>
      </w:r>
    </w:p>
    <w:bookmarkEnd w:id="7"/>
    <w:p w14:paraId="27CF7555" w14:textId="77777777" w:rsidR="000A0853" w:rsidRPr="007F0ED9" w:rsidRDefault="000A0853" w:rsidP="000A0853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In olden times, people often refused to do their parents’ jobs.</w:t>
      </w:r>
    </w:p>
    <w:p w14:paraId="5CD50AAE" w14:textId="77777777" w:rsidR="000A0853" w:rsidRPr="007F0ED9" w:rsidRDefault="000A0853" w:rsidP="000A0853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The speaker believes the current career</w:t>
      </w:r>
      <w:del w:id="8" w:author="Tina Du (HSS)" w:date="2022-10-12T16:04:00Z">
        <w:r w:rsidRPr="007F0ED9" w:rsidDel="00A12CD7">
          <w:rPr>
            <w:rFonts w:ascii="Times New Roman" w:hAnsi="Times New Roman" w:cs="Times New Roman"/>
          </w:rPr>
          <w:delText>s</w:delText>
        </w:r>
      </w:del>
      <w:r w:rsidRPr="007F0ED9">
        <w:rPr>
          <w:rFonts w:ascii="Times New Roman" w:hAnsi="Times New Roman" w:cs="Times New Roman"/>
        </w:rPr>
        <w:t xml:space="preserve"> advice needs improvement.</w:t>
      </w:r>
    </w:p>
    <w:p w14:paraId="74079604" w14:textId="77777777" w:rsidR="000A0853" w:rsidRPr="007F0ED9" w:rsidRDefault="000A0853" w:rsidP="000A0853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The speaker criticizes people in the 1980s for being too money-oriented in career </w:t>
      </w:r>
      <w:r w:rsidRPr="007F0ED9">
        <w:rPr>
          <w:rFonts w:ascii="Times New Roman" w:hAnsi="Times New Roman" w:cs="Times New Roman"/>
          <w:rPrChange w:id="9" w:author="Tina Du (HSS)" w:date="2022-10-12T16:04:00Z">
            <w:rPr>
              <w:rFonts w:ascii="Times New Roman" w:hAnsi="Times New Roman" w:cs="Times New Roman"/>
            </w:rPr>
          </w:rPrChange>
        </w:rPr>
        <w:t>choice</w:t>
      </w:r>
      <w:ins w:id="10" w:author="Tina Du (HSS)" w:date="2022-10-12T16:05:00Z">
        <w:r w:rsidRPr="007F0ED9">
          <w:rPr>
            <w:rFonts w:ascii="Times New Roman" w:hAnsi="Times New Roman" w:cs="Times New Roman" w:hint="eastAsia"/>
          </w:rPr>
          <w:t>s</w:t>
        </w:r>
      </w:ins>
      <w:r w:rsidRPr="007F0ED9">
        <w:rPr>
          <w:rFonts w:ascii="Times New Roman" w:hAnsi="Times New Roman" w:cs="Times New Roman"/>
        </w:rPr>
        <w:t>.</w:t>
      </w:r>
    </w:p>
    <w:p w14:paraId="62130B5E" w14:textId="77777777" w:rsidR="000A0853" w:rsidRPr="007F0ED9" w:rsidRDefault="000A0853" w:rsidP="000A0853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Compared with people in the 1980s, the speaker’s generation receives better </w:t>
      </w:r>
      <w:r w:rsidRPr="007F0ED9">
        <w:rPr>
          <w:rFonts w:ascii="Times New Roman" w:hAnsi="Times New Roman" w:cs="Times New Roman"/>
          <w:rPrChange w:id="11" w:author="Tina Du (HSS)" w:date="2022-10-12T16:05:00Z">
            <w:rPr>
              <w:rFonts w:ascii="Times New Roman" w:hAnsi="Times New Roman" w:cs="Times New Roman"/>
            </w:rPr>
          </w:rPrChange>
        </w:rPr>
        <w:t>career</w:t>
      </w:r>
      <w:del w:id="12" w:author="Tina Du (HSS)" w:date="2022-10-12T16:05:00Z">
        <w:r w:rsidRPr="007F0ED9" w:rsidDel="00A12CD7">
          <w:rPr>
            <w:rFonts w:ascii="Times New Roman" w:hAnsi="Times New Roman" w:cs="Times New Roman"/>
            <w:rPrChange w:id="13" w:author="Tina Du (HSS)" w:date="2022-10-12T16:05:00Z">
              <w:rPr>
                <w:rFonts w:ascii="Times New Roman" w:hAnsi="Times New Roman" w:cs="Times New Roman"/>
              </w:rPr>
            </w:rPrChange>
          </w:rPr>
          <w:delText>s</w:delText>
        </w:r>
      </w:del>
      <w:r w:rsidRPr="007F0ED9">
        <w:rPr>
          <w:rFonts w:ascii="Times New Roman" w:hAnsi="Times New Roman" w:cs="Times New Roman"/>
        </w:rPr>
        <w:t xml:space="preserve"> advice.</w:t>
      </w:r>
    </w:p>
    <w:p w14:paraId="0FA7EEFE" w14:textId="77777777" w:rsidR="000A0853" w:rsidRPr="007F0ED9" w:rsidRDefault="000A0853" w:rsidP="000A0853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None of the above.</w:t>
      </w:r>
    </w:p>
    <w:p w14:paraId="38883195" w14:textId="77777777" w:rsidR="000A0853" w:rsidRPr="007F0ED9" w:rsidRDefault="000A0853" w:rsidP="000A0853">
      <w:pPr>
        <w:pStyle w:val="ListParagraph"/>
        <w:rPr>
          <w:rFonts w:ascii="Times New Roman" w:hAnsi="Times New Roman" w:cs="Times New Roman"/>
        </w:rPr>
      </w:pPr>
    </w:p>
    <w:p w14:paraId="5BE2FA84" w14:textId="77777777" w:rsidR="000A0853" w:rsidRPr="007F0ED9" w:rsidRDefault="000A0853" w:rsidP="000A08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Which of the following statements is INCORRECT?</w:t>
      </w:r>
    </w:p>
    <w:p w14:paraId="2DB18E8B" w14:textId="77777777" w:rsidR="000A0853" w:rsidRPr="007F0ED9" w:rsidRDefault="000A0853" w:rsidP="000A0853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The speaker and his team cooperated with university researchers to conduct serious studies on careers.</w:t>
      </w:r>
    </w:p>
    <w:p w14:paraId="0FB63640" w14:textId="77777777" w:rsidR="000A0853" w:rsidRPr="007F0ED9" w:rsidRDefault="000A0853" w:rsidP="000A0853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“Follow your passion” became a popular phrase in the mid-1980s.</w:t>
      </w:r>
    </w:p>
    <w:p w14:paraId="5C4C013A" w14:textId="77777777" w:rsidR="000A0853" w:rsidRPr="007F0ED9" w:rsidRDefault="000A0853" w:rsidP="000A0853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To follow one’s passion, one first needs to identify one’s greatest interests.</w:t>
      </w:r>
    </w:p>
    <w:p w14:paraId="6AD7EEF3" w14:textId="77777777" w:rsidR="000A0853" w:rsidRPr="007F0ED9" w:rsidRDefault="000A0853" w:rsidP="000A0853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The speaker implies that “follow your passion” is no longer good enough as </w:t>
      </w:r>
      <w:r w:rsidRPr="007F0ED9">
        <w:rPr>
          <w:rFonts w:ascii="Times New Roman" w:hAnsi="Times New Roman" w:cs="Times New Roman"/>
          <w:rPrChange w:id="14" w:author="Tina Du (HSS)" w:date="2022-10-12T16:05:00Z">
            <w:rPr>
              <w:rFonts w:ascii="Times New Roman" w:hAnsi="Times New Roman" w:cs="Times New Roman"/>
            </w:rPr>
          </w:rPrChange>
        </w:rPr>
        <w:t>career</w:t>
      </w:r>
      <w:del w:id="15" w:author="Tina Du (HSS)" w:date="2022-10-12T16:05:00Z">
        <w:r w:rsidRPr="007F0ED9" w:rsidDel="00A12CD7">
          <w:rPr>
            <w:rFonts w:ascii="Times New Roman" w:hAnsi="Times New Roman" w:cs="Times New Roman"/>
            <w:rPrChange w:id="16" w:author="Tina Du (HSS)" w:date="2022-10-12T16:05:00Z">
              <w:rPr>
                <w:rFonts w:ascii="Times New Roman" w:hAnsi="Times New Roman" w:cs="Times New Roman"/>
              </w:rPr>
            </w:rPrChange>
          </w:rPr>
          <w:delText>s</w:delText>
        </w:r>
      </w:del>
      <w:r w:rsidRPr="007F0ED9">
        <w:rPr>
          <w:rFonts w:ascii="Times New Roman" w:hAnsi="Times New Roman" w:cs="Times New Roman"/>
        </w:rPr>
        <w:t xml:space="preserve"> advice.</w:t>
      </w:r>
    </w:p>
    <w:p w14:paraId="78F6DB28" w14:textId="77777777" w:rsidR="000A0853" w:rsidRPr="007F0ED9" w:rsidRDefault="000A0853" w:rsidP="000A0853">
      <w:pPr>
        <w:pStyle w:val="ListParagraph"/>
        <w:numPr>
          <w:ilvl w:val="0"/>
          <w:numId w:val="6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None of the above.</w:t>
      </w:r>
    </w:p>
    <w:p w14:paraId="3142898A" w14:textId="77777777" w:rsidR="000A0853" w:rsidRPr="007F0ED9" w:rsidRDefault="000A0853" w:rsidP="000A0853">
      <w:pPr>
        <w:pStyle w:val="ListParagraph"/>
        <w:rPr>
          <w:rFonts w:ascii="Times New Roman" w:hAnsi="Times New Roman" w:cs="Times New Roman"/>
        </w:rPr>
      </w:pPr>
    </w:p>
    <w:p w14:paraId="5534ECD4" w14:textId="5642E1C0" w:rsidR="000A0853" w:rsidRDefault="000A0853" w:rsidP="000A0853">
      <w:pPr>
        <w:pStyle w:val="ListParagraph"/>
        <w:ind w:left="360"/>
        <w:rPr>
          <w:rFonts w:ascii="Times New Roman" w:hAnsi="Times New Roman" w:cs="Times New Roman"/>
        </w:rPr>
      </w:pPr>
    </w:p>
    <w:p w14:paraId="5EDB7517" w14:textId="07623EFD" w:rsidR="000A0853" w:rsidRDefault="000A0853" w:rsidP="000A0853">
      <w:pPr>
        <w:pStyle w:val="ListParagraph"/>
        <w:ind w:left="360"/>
        <w:rPr>
          <w:rFonts w:ascii="Times New Roman" w:hAnsi="Times New Roman" w:cs="Times New Roman"/>
        </w:rPr>
      </w:pPr>
    </w:p>
    <w:p w14:paraId="5F1715F9" w14:textId="77777777" w:rsidR="000A0853" w:rsidRDefault="000A0853" w:rsidP="000A0853">
      <w:pPr>
        <w:pStyle w:val="ListParagraph"/>
        <w:ind w:left="360"/>
        <w:rPr>
          <w:rFonts w:ascii="Times New Roman" w:hAnsi="Times New Roman" w:cs="Times New Roman"/>
        </w:rPr>
      </w:pPr>
      <w:bookmarkStart w:id="17" w:name="_GoBack"/>
      <w:bookmarkEnd w:id="17"/>
    </w:p>
    <w:p w14:paraId="60A33E49" w14:textId="69D2C0A2" w:rsidR="000A0853" w:rsidRPr="007F0ED9" w:rsidRDefault="000A0853" w:rsidP="000A08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Which of the following statements did the speaker NOT make about 8000hours.org?</w:t>
      </w:r>
    </w:p>
    <w:p w14:paraId="71995779" w14:textId="77777777" w:rsidR="000A0853" w:rsidRPr="007F0ED9" w:rsidRDefault="000A0853" w:rsidP="000A0853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The organization (8000hours.org) has helped people with real career decisions.</w:t>
      </w:r>
    </w:p>
    <w:p w14:paraId="22BDBECF" w14:textId="77777777" w:rsidR="000A0853" w:rsidRPr="007F0ED9" w:rsidRDefault="000A0853" w:rsidP="000A0853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The website collects information from books and career advisors to help job hunters.</w:t>
      </w:r>
    </w:p>
    <w:p w14:paraId="644DDCCB" w14:textId="77777777" w:rsidR="000A0853" w:rsidRPr="007F0ED9" w:rsidRDefault="000A0853" w:rsidP="000A0853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Users can access career-related research findings on the website.</w:t>
      </w:r>
    </w:p>
    <w:p w14:paraId="1A1C5088" w14:textId="77777777" w:rsidR="000A0853" w:rsidRPr="007F0ED9" w:rsidRDefault="000A0853" w:rsidP="000A0853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The founder of the website believes career-related research deserves attention.</w:t>
      </w:r>
    </w:p>
    <w:p w14:paraId="4B4A43C1" w14:textId="77777777" w:rsidR="000A0853" w:rsidRPr="007F0ED9" w:rsidRDefault="000A0853" w:rsidP="000A0853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None of the above</w:t>
      </w:r>
    </w:p>
    <w:p w14:paraId="7B160E7D" w14:textId="77777777" w:rsidR="000A0853" w:rsidRPr="007F0ED9" w:rsidRDefault="000A0853" w:rsidP="000A0853">
      <w:pPr>
        <w:pStyle w:val="ListParagraph"/>
        <w:rPr>
          <w:rFonts w:ascii="Times New Roman" w:hAnsi="Times New Roman" w:cs="Times New Roman"/>
        </w:rPr>
      </w:pPr>
    </w:p>
    <w:p w14:paraId="1836C746" w14:textId="77777777" w:rsidR="000A0853" w:rsidRPr="007F0ED9" w:rsidRDefault="000A0853" w:rsidP="000A085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 xml:space="preserve">We can infer from the TED talk that people in the 1980s tended to regard ______ </w:t>
      </w:r>
      <w:ins w:id="18" w:author="Tina Du (HSS)" w:date="2022-10-12T16:06:00Z">
        <w:r w:rsidRPr="007F0ED9">
          <w:rPr>
            <w:rFonts w:ascii="Times New Roman" w:hAnsi="Times New Roman" w:cs="Times New Roman"/>
            <w:rPrChange w:id="19" w:author="Tina Du (HSS)" w:date="2022-10-12T16:06:00Z">
              <w:rPr>
                <w:rFonts w:ascii="Times New Roman" w:hAnsi="Times New Roman" w:cs="Times New Roman"/>
              </w:rPr>
            </w:rPrChange>
          </w:rPr>
          <w:t>as</w:t>
        </w:r>
        <w:r w:rsidRPr="007F0ED9">
          <w:rPr>
            <w:rFonts w:ascii="Times New Roman" w:hAnsi="Times New Roman" w:cs="Times New Roman"/>
          </w:rPr>
          <w:t xml:space="preserve"> </w:t>
        </w:r>
      </w:ins>
      <w:r w:rsidRPr="007F0ED9">
        <w:rPr>
          <w:rFonts w:ascii="Times New Roman" w:hAnsi="Times New Roman" w:cs="Times New Roman"/>
        </w:rPr>
        <w:t>their top concern for career choice.</w:t>
      </w:r>
    </w:p>
    <w:p w14:paraId="088797A2" w14:textId="77777777" w:rsidR="000A0853" w:rsidRPr="007F0ED9" w:rsidRDefault="000A0853" w:rsidP="000A0853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Interest</w:t>
      </w:r>
    </w:p>
    <w:p w14:paraId="54D0D51A" w14:textId="77777777" w:rsidR="000A0853" w:rsidRPr="007F0ED9" w:rsidRDefault="000A0853" w:rsidP="000A0853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Social status</w:t>
      </w:r>
    </w:p>
    <w:p w14:paraId="6A8C2993" w14:textId="77777777" w:rsidR="000A0853" w:rsidRPr="007F0ED9" w:rsidRDefault="000A0853" w:rsidP="000A0853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Happiness</w:t>
      </w:r>
    </w:p>
    <w:p w14:paraId="1E23D228" w14:textId="77777777" w:rsidR="000A0853" w:rsidRPr="007F0ED9" w:rsidRDefault="000A0853" w:rsidP="000A0853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Financial success</w:t>
      </w:r>
    </w:p>
    <w:p w14:paraId="5F4215A2" w14:textId="77777777" w:rsidR="000A0853" w:rsidRPr="007F0ED9" w:rsidRDefault="000A0853" w:rsidP="000A0853">
      <w:pPr>
        <w:pStyle w:val="ListParagraph"/>
        <w:numPr>
          <w:ilvl w:val="0"/>
          <w:numId w:val="5"/>
        </w:numPr>
        <w:ind w:left="630"/>
        <w:rPr>
          <w:rFonts w:ascii="Times New Roman" w:hAnsi="Times New Roman" w:cs="Times New Roman"/>
        </w:rPr>
      </w:pPr>
      <w:r w:rsidRPr="007F0ED9">
        <w:rPr>
          <w:rFonts w:ascii="Times New Roman" w:hAnsi="Times New Roman" w:cs="Times New Roman"/>
        </w:rPr>
        <w:t>The speaker did not indicate what their top concern was.</w:t>
      </w:r>
    </w:p>
    <w:p w14:paraId="0544BE2C" w14:textId="77777777" w:rsidR="000A0853" w:rsidRPr="007F0ED9" w:rsidRDefault="000A0853" w:rsidP="000A0853">
      <w:pPr>
        <w:ind w:firstLine="0"/>
        <w:rPr>
          <w:rFonts w:cs="Times New Roman"/>
          <w:sz w:val="22"/>
        </w:rPr>
      </w:pPr>
    </w:p>
    <w:p w14:paraId="654CFA05" w14:textId="77777777" w:rsidR="0012617D" w:rsidRPr="007F0ED9" w:rsidRDefault="0012617D" w:rsidP="00A10ECD">
      <w:pPr>
        <w:ind w:firstLine="0"/>
        <w:rPr>
          <w:rFonts w:cs="Times New Roman"/>
          <w:sz w:val="22"/>
        </w:rPr>
      </w:pPr>
    </w:p>
    <w:p w14:paraId="1659EBA6" w14:textId="50E99E24" w:rsidR="00A10ECD" w:rsidRPr="007F0ED9" w:rsidRDefault="00A10ECD" w:rsidP="00A10ECD">
      <w:pPr>
        <w:ind w:firstLine="0"/>
        <w:rPr>
          <w:rFonts w:cs="Times New Roman"/>
          <w:sz w:val="22"/>
        </w:rPr>
      </w:pPr>
    </w:p>
    <w:p w14:paraId="12B1F482" w14:textId="77777777" w:rsidR="00A10ECD" w:rsidRPr="007F0ED9" w:rsidRDefault="00A10ECD" w:rsidP="00A10ECD">
      <w:pPr>
        <w:rPr>
          <w:rFonts w:cs="Times New Roman"/>
          <w:sz w:val="22"/>
        </w:rPr>
      </w:pPr>
    </w:p>
    <w:p w14:paraId="1E603B71" w14:textId="77777777" w:rsidR="00BB7D16" w:rsidRPr="007F0ED9" w:rsidRDefault="00BB7D16" w:rsidP="00BB7D16">
      <w:pPr>
        <w:ind w:firstLine="0"/>
        <w:rPr>
          <w:rFonts w:cs="Times New Roman"/>
          <w:b/>
          <w:bCs/>
          <w:sz w:val="22"/>
        </w:rPr>
      </w:pPr>
      <w:r w:rsidRPr="007F0ED9">
        <w:rPr>
          <w:rFonts w:cs="Times New Roman"/>
          <w:b/>
          <w:bCs/>
          <w:sz w:val="22"/>
        </w:rPr>
        <w:t xml:space="preserve">This is the end of the quiz. </w:t>
      </w:r>
    </w:p>
    <w:p w14:paraId="6CD52A2D" w14:textId="77777777" w:rsidR="00BB7D16" w:rsidRPr="007F0ED9" w:rsidRDefault="00BB7D16" w:rsidP="00BB7D16">
      <w:pPr>
        <w:ind w:firstLine="0"/>
        <w:rPr>
          <w:rFonts w:cs="Times New Roman"/>
          <w:b/>
          <w:bCs/>
          <w:sz w:val="22"/>
        </w:rPr>
      </w:pPr>
    </w:p>
    <w:p w14:paraId="48BFEF2B" w14:textId="717478AF" w:rsidR="00BB7D16" w:rsidRPr="00E329A9" w:rsidRDefault="00BB7D16" w:rsidP="00BB7D16">
      <w:pPr>
        <w:ind w:firstLine="0"/>
        <w:rPr>
          <w:rFonts w:cs="Times New Roman"/>
          <w:b/>
          <w:bCs/>
          <w:sz w:val="22"/>
        </w:rPr>
      </w:pPr>
      <w:r w:rsidRPr="007F0ED9">
        <w:rPr>
          <w:rFonts w:cs="Times New Roman"/>
          <w:b/>
          <w:bCs/>
          <w:sz w:val="22"/>
        </w:rPr>
        <w:t>Be sure that you have put your name in pinyin, student ID, and section number on every page. Please wait quietly until your instructor or test monitor collects your answer sheet.</w:t>
      </w:r>
      <w:r w:rsidRPr="00E329A9">
        <w:rPr>
          <w:rFonts w:cs="Times New Roman"/>
          <w:b/>
          <w:bCs/>
          <w:sz w:val="22"/>
        </w:rPr>
        <w:t xml:space="preserve"> </w:t>
      </w:r>
    </w:p>
    <w:p w14:paraId="7A52C14A" w14:textId="77777777" w:rsidR="00A10ECD" w:rsidRPr="00E329A9" w:rsidRDefault="00A10ECD">
      <w:pPr>
        <w:rPr>
          <w:rFonts w:cs="Times New Roman"/>
          <w:sz w:val="22"/>
        </w:rPr>
      </w:pPr>
    </w:p>
    <w:p w14:paraId="1DBBA774" w14:textId="77777777" w:rsidR="00696B0B" w:rsidRPr="00E329A9" w:rsidRDefault="00696B0B" w:rsidP="00696B0B">
      <w:pPr>
        <w:ind w:firstLine="0"/>
        <w:rPr>
          <w:rFonts w:cs="Times New Roman"/>
          <w:sz w:val="22"/>
        </w:rPr>
      </w:pPr>
    </w:p>
    <w:sectPr w:rsidR="00696B0B" w:rsidRPr="00E329A9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4BCF70" w14:textId="77777777" w:rsidR="007304D2" w:rsidRDefault="007304D2" w:rsidP="00696B0B">
      <w:r>
        <w:separator/>
      </w:r>
    </w:p>
  </w:endnote>
  <w:endnote w:type="continuationSeparator" w:id="0">
    <w:p w14:paraId="72E4A6BA" w14:textId="77777777" w:rsidR="007304D2" w:rsidRDefault="007304D2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4B7D94" w14:textId="77777777" w:rsidR="007304D2" w:rsidRDefault="007304D2" w:rsidP="00696B0B">
      <w:r>
        <w:separator/>
      </w:r>
    </w:p>
  </w:footnote>
  <w:footnote w:type="continuationSeparator" w:id="0">
    <w:p w14:paraId="22A1B398" w14:textId="77777777" w:rsidR="007304D2" w:rsidRDefault="007304D2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338B8BF7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 1    </w:t>
    </w:r>
    <w:r>
      <w:rPr>
        <w:sz w:val="20"/>
        <w:szCs w:val="20"/>
      </w:rPr>
      <w:t xml:space="preserve">   </w:t>
    </w:r>
    <w:r w:rsidRPr="00A10ECD">
      <w:rPr>
        <w:sz w:val="20"/>
        <w:szCs w:val="20"/>
      </w:rPr>
      <w:t>EBP Fall 202</w:t>
    </w:r>
    <w:r w:rsidR="001B7905">
      <w:rPr>
        <w:sz w:val="20"/>
        <w:szCs w:val="20"/>
      </w:rPr>
      <w:t>2</w:t>
    </w:r>
    <w:r w:rsidRPr="00A10ECD">
      <w:rPr>
        <w:sz w:val="20"/>
        <w:szCs w:val="20"/>
      </w:rPr>
      <w:tab/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0A0853">
      <w:rPr>
        <w:b/>
        <w:bCs/>
        <w:noProof/>
        <w:sz w:val="20"/>
        <w:szCs w:val="20"/>
      </w:rPr>
      <w:t>1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0A0853">
      <w:rPr>
        <w:b/>
        <w:bCs/>
        <w:noProof/>
        <w:sz w:val="20"/>
        <w:szCs w:val="20"/>
      </w:rPr>
      <w:t>3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>Name in Pinyin</w:t>
    </w:r>
    <w:r w:rsidRPr="00A10ECD">
      <w:rPr>
        <w:sz w:val="20"/>
        <w:szCs w:val="20"/>
      </w:rPr>
      <w:t>:____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16439"/>
    <w:multiLevelType w:val="multilevel"/>
    <w:tmpl w:val="69C4FE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663C4748"/>
    <w:multiLevelType w:val="hybridMultilevel"/>
    <w:tmpl w:val="98522486"/>
    <w:lvl w:ilvl="0" w:tplc="8CFC43F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7527C2"/>
    <w:multiLevelType w:val="hybridMultilevel"/>
    <w:tmpl w:val="D222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DE5820"/>
    <w:multiLevelType w:val="hybridMultilevel"/>
    <w:tmpl w:val="F93044C0"/>
    <w:lvl w:ilvl="0" w:tplc="DC44C78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5"/>
  </w:num>
  <w:num w:numId="5">
    <w:abstractNumId w:val="4"/>
  </w:num>
  <w:num w:numId="6">
    <w:abstractNumId w:val="12"/>
  </w:num>
  <w:num w:numId="7">
    <w:abstractNumId w:val="7"/>
  </w:num>
  <w:num w:numId="8">
    <w:abstractNumId w:val="1"/>
  </w:num>
  <w:num w:numId="9">
    <w:abstractNumId w:val="14"/>
  </w:num>
  <w:num w:numId="10">
    <w:abstractNumId w:val="10"/>
  </w:num>
  <w:num w:numId="11">
    <w:abstractNumId w:val="15"/>
  </w:num>
  <w:num w:numId="12">
    <w:abstractNumId w:val="2"/>
  </w:num>
  <w:num w:numId="13">
    <w:abstractNumId w:val="3"/>
  </w:num>
  <w:num w:numId="14">
    <w:abstractNumId w:val="0"/>
  </w:num>
  <w:num w:numId="15">
    <w:abstractNumId w:val="8"/>
  </w:num>
  <w:num w:numId="16">
    <w:abstractNumId w:val="13"/>
  </w:num>
  <w:num w:numId="17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ina Du (HSS)">
    <w15:presenceInfo w15:providerId="AD" w15:userId="S-1-5-21-1739299922-1276963164-2591315638-31808"/>
  </w15:person>
  <w15:person w15:author="Prof. Yang Rong (HSS)">
    <w15:presenceInfo w15:providerId="AD" w15:userId="S-1-5-21-1739299922-1276963164-2591315638-217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A0853"/>
    <w:rsid w:val="000B321E"/>
    <w:rsid w:val="0012617D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604F7"/>
    <w:rsid w:val="003F1B59"/>
    <w:rsid w:val="00444F93"/>
    <w:rsid w:val="00483753"/>
    <w:rsid w:val="005003D9"/>
    <w:rsid w:val="005051B6"/>
    <w:rsid w:val="00511DF6"/>
    <w:rsid w:val="00547C2F"/>
    <w:rsid w:val="005C4E29"/>
    <w:rsid w:val="00621E09"/>
    <w:rsid w:val="00654270"/>
    <w:rsid w:val="00696B0B"/>
    <w:rsid w:val="007304D2"/>
    <w:rsid w:val="007350E4"/>
    <w:rsid w:val="00737019"/>
    <w:rsid w:val="00737BBC"/>
    <w:rsid w:val="0076309F"/>
    <w:rsid w:val="00794BEA"/>
    <w:rsid w:val="007968D3"/>
    <w:rsid w:val="007F0ED9"/>
    <w:rsid w:val="00866046"/>
    <w:rsid w:val="00A10ECD"/>
    <w:rsid w:val="00A12CD7"/>
    <w:rsid w:val="00A26C93"/>
    <w:rsid w:val="00A674DB"/>
    <w:rsid w:val="00A9159A"/>
    <w:rsid w:val="00AA3683"/>
    <w:rsid w:val="00AA6357"/>
    <w:rsid w:val="00B41766"/>
    <w:rsid w:val="00B41A3F"/>
    <w:rsid w:val="00B4442D"/>
    <w:rsid w:val="00B534D5"/>
    <w:rsid w:val="00B75C1B"/>
    <w:rsid w:val="00BB7D16"/>
    <w:rsid w:val="00BE5D63"/>
    <w:rsid w:val="00C21663"/>
    <w:rsid w:val="00CD44AA"/>
    <w:rsid w:val="00CF13CE"/>
    <w:rsid w:val="00D84311"/>
    <w:rsid w:val="00D95AE3"/>
    <w:rsid w:val="00DA7F99"/>
    <w:rsid w:val="00DB6B6B"/>
    <w:rsid w:val="00E329A9"/>
    <w:rsid w:val="00E6218B"/>
    <w:rsid w:val="00E91DFC"/>
    <w:rsid w:val="00EB66DE"/>
    <w:rsid w:val="00EE7080"/>
    <w:rsid w:val="00F0115D"/>
    <w:rsid w:val="00FA5862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C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13AD8D-7F68-47E8-8E22-B3EF3C151A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E92E8F-1982-4B00-8B5B-990417643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2</cp:revision>
  <dcterms:created xsi:type="dcterms:W3CDTF">2022-10-13T00:50:00Z</dcterms:created>
  <dcterms:modified xsi:type="dcterms:W3CDTF">2022-10-13T00:50:00Z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