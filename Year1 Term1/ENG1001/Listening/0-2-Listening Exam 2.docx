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ABE308" w14:textId="64864CF7" w:rsidR="00A10ECD" w:rsidRPr="000D14BA" w:rsidRDefault="00A10ECD" w:rsidP="00696B0B">
      <w:pPr>
        <w:ind w:firstLine="0"/>
        <w:rPr>
          <w:rFonts w:cs="Times New Roman"/>
          <w:sz w:val="22"/>
        </w:rPr>
      </w:pPr>
    </w:p>
    <w:p w14:paraId="76DEFB19" w14:textId="246E73F0" w:rsidR="00B4442D" w:rsidRPr="008F754D" w:rsidRDefault="00B4442D" w:rsidP="00696B0B">
      <w:pPr>
        <w:ind w:firstLine="0"/>
        <w:rPr>
          <w:rFonts w:cs="Times New Roman"/>
          <w:b/>
          <w:bCs/>
          <w:sz w:val="22"/>
        </w:rPr>
      </w:pPr>
      <w:r w:rsidRPr="008F754D">
        <w:rPr>
          <w:rFonts w:cs="Times New Roman"/>
          <w:b/>
          <w:bCs/>
          <w:sz w:val="22"/>
        </w:rPr>
        <w:t xml:space="preserve">SECTION </w:t>
      </w:r>
      <w:r w:rsidR="008F754D">
        <w:rPr>
          <w:rFonts w:cs="Times New Roman"/>
          <w:b/>
          <w:bCs/>
          <w:sz w:val="22"/>
        </w:rPr>
        <w:t>ONE</w:t>
      </w:r>
      <w:r w:rsidRPr="008F754D">
        <w:rPr>
          <w:rFonts w:cs="Times New Roman"/>
          <w:b/>
          <w:bCs/>
          <w:sz w:val="22"/>
        </w:rPr>
        <w:t xml:space="preserve">: </w:t>
      </w:r>
      <w:r w:rsidR="00E329A9" w:rsidRPr="008F754D">
        <w:rPr>
          <w:rFonts w:cs="Times New Roman"/>
          <w:b/>
          <w:bCs/>
          <w:sz w:val="22"/>
        </w:rPr>
        <w:t xml:space="preserve">What </w:t>
      </w:r>
      <w:r w:rsidR="00E91DFC" w:rsidRPr="008F754D">
        <w:rPr>
          <w:rFonts w:cs="Times New Roman"/>
          <w:b/>
          <w:bCs/>
          <w:sz w:val="22"/>
        </w:rPr>
        <w:t>w</w:t>
      </w:r>
      <w:r w:rsidR="00E329A9" w:rsidRPr="008F754D">
        <w:rPr>
          <w:rFonts w:cs="Times New Roman"/>
          <w:b/>
          <w:bCs/>
          <w:sz w:val="22"/>
        </w:rPr>
        <w:t xml:space="preserve">e </w:t>
      </w:r>
      <w:r w:rsidR="00E91DFC" w:rsidRPr="008F754D">
        <w:rPr>
          <w:rFonts w:cs="Times New Roman"/>
          <w:b/>
          <w:bCs/>
          <w:sz w:val="22"/>
        </w:rPr>
        <w:t>l</w:t>
      </w:r>
      <w:r w:rsidR="00E329A9" w:rsidRPr="008F754D">
        <w:rPr>
          <w:rFonts w:cs="Times New Roman"/>
          <w:b/>
          <w:bCs/>
          <w:sz w:val="22"/>
        </w:rPr>
        <w:t xml:space="preserve">earn before </w:t>
      </w:r>
      <w:r w:rsidR="00E91DFC" w:rsidRPr="008F754D">
        <w:rPr>
          <w:rFonts w:cs="Times New Roman"/>
          <w:b/>
          <w:bCs/>
          <w:sz w:val="22"/>
        </w:rPr>
        <w:t>w</w:t>
      </w:r>
      <w:r w:rsidR="00E329A9" w:rsidRPr="008F754D">
        <w:rPr>
          <w:rFonts w:cs="Times New Roman"/>
          <w:b/>
          <w:bCs/>
          <w:sz w:val="22"/>
        </w:rPr>
        <w:t xml:space="preserve">e are </w:t>
      </w:r>
      <w:r w:rsidR="00E91DFC" w:rsidRPr="008F754D">
        <w:rPr>
          <w:rFonts w:cs="Times New Roman"/>
          <w:b/>
          <w:bCs/>
          <w:sz w:val="22"/>
        </w:rPr>
        <w:t>b</w:t>
      </w:r>
      <w:r w:rsidR="00E329A9" w:rsidRPr="008F754D">
        <w:rPr>
          <w:rFonts w:cs="Times New Roman"/>
          <w:b/>
          <w:bCs/>
          <w:sz w:val="22"/>
        </w:rPr>
        <w:t>orn</w:t>
      </w:r>
    </w:p>
    <w:p w14:paraId="7A58CA88" w14:textId="77777777" w:rsidR="00E329A9" w:rsidRPr="008F754D" w:rsidRDefault="00E329A9" w:rsidP="00696B0B">
      <w:pPr>
        <w:ind w:firstLine="0"/>
        <w:rPr>
          <w:rFonts w:cs="Times New Roman"/>
          <w:b/>
          <w:bCs/>
          <w:sz w:val="22"/>
        </w:rPr>
      </w:pPr>
    </w:p>
    <w:p w14:paraId="4F841B5E" w14:textId="77777777" w:rsidR="00005AAB" w:rsidRPr="008F754D" w:rsidRDefault="00005AAB" w:rsidP="008F754D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  <w:lang w:val="en-AU"/>
        </w:rPr>
        <w:t>When does learning begin?</w:t>
      </w:r>
    </w:p>
    <w:p w14:paraId="1A1ACA87" w14:textId="77777777" w:rsidR="00005AAB" w:rsidRPr="008F754D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  <w:lang w:val="en-AU"/>
        </w:rPr>
        <w:t>It starts from the first day of preschool or kindergarten.</w:t>
      </w:r>
    </w:p>
    <w:p w14:paraId="10D86DAB" w14:textId="77777777" w:rsidR="00005AAB" w:rsidRPr="008F754D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  <w:lang w:val="en-AU"/>
        </w:rPr>
        <w:t>It starts from the toddler phase when children are learning how to walk and talk.</w:t>
      </w:r>
    </w:p>
    <w:p w14:paraId="59F3FDAE" w14:textId="77777777" w:rsidR="00005AAB" w:rsidRPr="008F754D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  <w:lang w:val="en-AU"/>
        </w:rPr>
        <w:t>It starts from the moment we are born.</w:t>
      </w:r>
    </w:p>
    <w:p w14:paraId="0057DDC6" w14:textId="69F029CE" w:rsidR="00005AAB" w:rsidRPr="008F754D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  <w:lang w:val="en-AU"/>
        </w:rPr>
        <w:t>It starts before we are born, while we’re still in the womb.</w:t>
      </w:r>
    </w:p>
    <w:p w14:paraId="3D80AFCF" w14:textId="77777777" w:rsidR="000D14BA" w:rsidRPr="008F754D" w:rsidRDefault="000D14BA" w:rsidP="000D14BA">
      <w:pPr>
        <w:pStyle w:val="ListParagraph"/>
        <w:widowControl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</w:p>
    <w:p w14:paraId="45E39513" w14:textId="77777777" w:rsidR="00005AAB" w:rsidRPr="008F754D" w:rsidRDefault="00005AAB" w:rsidP="00005AAB">
      <w:pPr>
        <w:pStyle w:val="ListParagraph"/>
        <w:rPr>
          <w:rFonts w:ascii="Times New Roman" w:hAnsi="Times New Roman" w:cs="Times New Roman"/>
        </w:rPr>
      </w:pPr>
    </w:p>
    <w:p w14:paraId="46DAD0D2" w14:textId="6CA9F25C" w:rsidR="00005AAB" w:rsidRPr="008F754D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What is being emphasized here </w:t>
      </w:r>
      <w:ins w:id="0" w:author="Tina Du (HSS)" w:date="2022-10-12T16:14:00Z">
        <w:r w:rsidR="00852335" w:rsidRPr="008F754D">
          <w:rPr>
            <w:rFonts w:ascii="Times New Roman" w:hAnsi="Times New Roman" w:cs="Times New Roman" w:hint="eastAsia"/>
          </w:rPr>
          <w:t>in</w:t>
        </w:r>
      </w:ins>
      <w:del w:id="1" w:author="Tina Du (HSS)" w:date="2022-10-12T16:13:00Z">
        <w:r w:rsidRPr="008F754D" w:rsidDel="00852335">
          <w:rPr>
            <w:rFonts w:ascii="Times New Roman" w:hAnsi="Times New Roman" w:cs="Times New Roman"/>
            <w:rPrChange w:id="2" w:author="Tina Du (HSS)" w:date="2022-10-12T16:13:00Z">
              <w:rPr>
                <w:rFonts w:ascii="Times New Roman" w:hAnsi="Times New Roman" w:cs="Times New Roman"/>
              </w:rPr>
            </w:rPrChange>
          </w:rPr>
          <w:delText>on</w:delText>
        </w:r>
      </w:del>
      <w:r w:rsidRPr="008F754D">
        <w:rPr>
          <w:rFonts w:ascii="Times New Roman" w:hAnsi="Times New Roman" w:cs="Times New Roman"/>
        </w:rPr>
        <w:t xml:space="preserve"> the scientific discipline of fetal origins?</w:t>
      </w:r>
    </w:p>
    <w:p w14:paraId="5389E520" w14:textId="77777777" w:rsidR="00005AAB" w:rsidRPr="008F754D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It emphasizes that the period of gestation has significant impacts on our developmental health and </w:t>
      </w:r>
      <w:r w:rsidRPr="008F754D">
        <w:rPr>
          <w:rFonts w:ascii="Times New Roman" w:hAnsi="Times New Roman" w:cs="Times New Roman"/>
          <w:lang w:val="en-AU"/>
        </w:rPr>
        <w:t>well-being</w:t>
      </w:r>
      <w:r w:rsidRPr="008F754D">
        <w:rPr>
          <w:rFonts w:ascii="Times New Roman" w:hAnsi="Times New Roman" w:cs="Times New Roman"/>
        </w:rPr>
        <w:t xml:space="preserve"> outcomes.</w:t>
      </w:r>
    </w:p>
    <w:p w14:paraId="6C27D87C" w14:textId="77777777" w:rsidR="00005AAB" w:rsidRPr="008F754D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It emphasizes that our environmental conditions before and immediately after birth are crucial.</w:t>
      </w:r>
    </w:p>
    <w:p w14:paraId="4FA90169" w14:textId="77777777" w:rsidR="00005AAB" w:rsidRPr="008F754D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It emphasizes that the first two years of children’s lives are important to their health and </w:t>
      </w:r>
      <w:r w:rsidRPr="008F754D">
        <w:rPr>
          <w:rFonts w:ascii="Times New Roman" w:hAnsi="Times New Roman" w:cs="Times New Roman"/>
          <w:lang w:val="en-AU"/>
        </w:rPr>
        <w:t>well-being</w:t>
      </w:r>
      <w:r w:rsidRPr="008F754D">
        <w:rPr>
          <w:rFonts w:ascii="Times New Roman" w:hAnsi="Times New Roman" w:cs="Times New Roman"/>
        </w:rPr>
        <w:t>.</w:t>
      </w:r>
    </w:p>
    <w:p w14:paraId="21A7F66F" w14:textId="77777777" w:rsidR="00005AAB" w:rsidRPr="008F754D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It emphasizes that the first five years of children’s lives are important to their health and </w:t>
      </w:r>
      <w:r w:rsidRPr="008F754D">
        <w:rPr>
          <w:rFonts w:ascii="Times New Roman" w:hAnsi="Times New Roman" w:cs="Times New Roman"/>
          <w:lang w:val="en-AU"/>
        </w:rPr>
        <w:t>well-being</w:t>
      </w:r>
      <w:r w:rsidRPr="008F754D">
        <w:rPr>
          <w:rFonts w:ascii="Times New Roman" w:hAnsi="Times New Roman" w:cs="Times New Roman"/>
        </w:rPr>
        <w:t>.</w:t>
      </w:r>
    </w:p>
    <w:p w14:paraId="43A5B945" w14:textId="77777777" w:rsidR="00005AAB" w:rsidRPr="008F754D" w:rsidRDefault="00005AAB" w:rsidP="00005AAB">
      <w:pPr>
        <w:rPr>
          <w:rFonts w:cs="Times New Roman"/>
          <w:sz w:val="22"/>
        </w:rPr>
      </w:pPr>
    </w:p>
    <w:p w14:paraId="47C167B4" w14:textId="77777777" w:rsidR="00005AAB" w:rsidRPr="008F754D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When we hold our babies for the first time, we might imagine that they’re _____.</w:t>
      </w:r>
    </w:p>
    <w:p w14:paraId="61B443D9" w14:textId="77777777" w:rsidR="00005AAB" w:rsidRPr="008F754D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cute</w:t>
      </w:r>
    </w:p>
    <w:p w14:paraId="5B9BC568" w14:textId="77777777" w:rsidR="00005AAB" w:rsidRPr="008F754D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beautiful</w:t>
      </w:r>
    </w:p>
    <w:p w14:paraId="01F0FE00" w14:textId="77777777" w:rsidR="00005AAB" w:rsidRPr="008F754D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flawless</w:t>
      </w:r>
    </w:p>
    <w:p w14:paraId="154D09F7" w14:textId="77777777" w:rsidR="00005AAB" w:rsidRPr="008F754D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healthy</w:t>
      </w:r>
    </w:p>
    <w:p w14:paraId="4783F28B" w14:textId="77777777" w:rsidR="00005AAB" w:rsidRPr="008F754D" w:rsidRDefault="00005AAB" w:rsidP="00005AAB">
      <w:pPr>
        <w:rPr>
          <w:rFonts w:cs="Times New Roman"/>
          <w:sz w:val="22"/>
        </w:rPr>
      </w:pPr>
    </w:p>
    <w:p w14:paraId="2BFC969D" w14:textId="4AA396DD" w:rsidR="00005AAB" w:rsidRPr="008F754D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How do sounds from the outside world reach </w:t>
      </w:r>
      <w:del w:id="3" w:author="Tina Du (HSS)" w:date="2022-10-12T16:14:00Z">
        <w:r w:rsidRPr="008F754D" w:rsidDel="00852335">
          <w:rPr>
            <w:rFonts w:ascii="Times New Roman" w:hAnsi="Times New Roman" w:cs="Times New Roman"/>
            <w:rPrChange w:id="4" w:author="Tina Du (HSS)" w:date="2022-10-12T16:14:00Z">
              <w:rPr>
                <w:rFonts w:ascii="Times New Roman" w:hAnsi="Times New Roman" w:cs="Times New Roman"/>
              </w:rPr>
            </w:rPrChange>
          </w:rPr>
          <w:delText>to</w:delText>
        </w:r>
        <w:r w:rsidRPr="008F754D" w:rsidDel="00852335">
          <w:rPr>
            <w:rFonts w:ascii="Times New Roman" w:hAnsi="Times New Roman" w:cs="Times New Roman"/>
          </w:rPr>
          <w:delText xml:space="preserve"> </w:delText>
        </w:r>
      </w:del>
      <w:r w:rsidRPr="008F754D">
        <w:rPr>
          <w:rFonts w:ascii="Times New Roman" w:hAnsi="Times New Roman" w:cs="Times New Roman"/>
        </w:rPr>
        <w:t>a fetus?</w:t>
      </w:r>
    </w:p>
    <w:p w14:paraId="142ACFE4" w14:textId="77777777" w:rsidR="00005AAB" w:rsidRPr="008F754D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Sounds from the outside world have to travel through the mother’s abdominal tissue.</w:t>
      </w:r>
    </w:p>
    <w:p w14:paraId="497622E9" w14:textId="77777777" w:rsidR="00005AAB" w:rsidRPr="008F754D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Sounds from the outside world have to travel through the amniotic fluid that surrounds the unborn baby. </w:t>
      </w:r>
    </w:p>
    <w:p w14:paraId="5426309E" w14:textId="77777777" w:rsidR="00005AAB" w:rsidRPr="008F754D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Neither A nor B is right.</w:t>
      </w:r>
    </w:p>
    <w:p w14:paraId="5823ED6C" w14:textId="77777777" w:rsidR="00005AAB" w:rsidRPr="008F754D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Both A and B are right.</w:t>
      </w:r>
    </w:p>
    <w:p w14:paraId="755821C5" w14:textId="77777777" w:rsidR="00005AAB" w:rsidRPr="008F754D" w:rsidRDefault="00005AAB" w:rsidP="00005AAB">
      <w:pPr>
        <w:rPr>
          <w:rFonts w:cs="Times New Roman"/>
          <w:sz w:val="22"/>
        </w:rPr>
      </w:pPr>
    </w:p>
    <w:p w14:paraId="51148517" w14:textId="77777777" w:rsidR="00005AAB" w:rsidRPr="008F754D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Infants cry in the accent of their mother’s native language. How do German infants cry?</w:t>
      </w:r>
    </w:p>
    <w:p w14:paraId="1B42AD62" w14:textId="069F0E11" w:rsidR="00005AAB" w:rsidRPr="008F754D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German infants tend to cry with a </w:t>
      </w:r>
      <w:r w:rsidRPr="008F754D">
        <w:rPr>
          <w:rFonts w:ascii="Times New Roman" w:hAnsi="Times New Roman" w:cs="Times New Roman"/>
          <w:rPrChange w:id="5" w:author="Tina Du (HSS)" w:date="2022-10-12T16:14:00Z">
            <w:rPr>
              <w:rFonts w:ascii="Times New Roman" w:hAnsi="Times New Roman" w:cs="Times New Roman"/>
            </w:rPr>
          </w:rPrChange>
        </w:rPr>
        <w:t>r</w:t>
      </w:r>
      <w:del w:id="6" w:author="Tina Du (HSS)" w:date="2022-10-12T16:14:00Z">
        <w:r w:rsidRPr="008F754D" w:rsidDel="00852335">
          <w:rPr>
            <w:rFonts w:ascii="Times New Roman" w:hAnsi="Times New Roman" w:cs="Times New Roman"/>
            <w:rPrChange w:id="7" w:author="Tina Du (HSS)" w:date="2022-10-12T16:14:00Z">
              <w:rPr>
                <w:rFonts w:ascii="Times New Roman" w:hAnsi="Times New Roman" w:cs="Times New Roman"/>
              </w:rPr>
            </w:rPrChange>
          </w:rPr>
          <w:delText>a</w:delText>
        </w:r>
      </w:del>
      <w:r w:rsidRPr="008F754D">
        <w:rPr>
          <w:rFonts w:ascii="Times New Roman" w:hAnsi="Times New Roman" w:cs="Times New Roman"/>
          <w:rPrChange w:id="8" w:author="Tina Du (HSS)" w:date="2022-10-12T16:14:00Z">
            <w:rPr>
              <w:rFonts w:ascii="Times New Roman" w:hAnsi="Times New Roman" w:cs="Times New Roman"/>
            </w:rPr>
          </w:rPrChange>
        </w:rPr>
        <w:t>ising</w:t>
      </w:r>
      <w:r w:rsidRPr="008F754D">
        <w:rPr>
          <w:rFonts w:ascii="Times New Roman" w:hAnsi="Times New Roman" w:cs="Times New Roman"/>
        </w:rPr>
        <w:t xml:space="preserve"> melody contour.</w:t>
      </w:r>
    </w:p>
    <w:p w14:paraId="68023CE6" w14:textId="77777777" w:rsidR="00005AAB" w:rsidRPr="008F754D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German infants tend to cry with a falling melody contour.</w:t>
      </w:r>
    </w:p>
    <w:p w14:paraId="38E73B84" w14:textId="77777777" w:rsidR="00005AAB" w:rsidRPr="008F754D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German infants tend to cry with a flat melody contour.</w:t>
      </w:r>
    </w:p>
    <w:p w14:paraId="19E30960" w14:textId="77777777" w:rsidR="00005AAB" w:rsidRPr="008F754D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German infants tend to produce more complex cry melodies.</w:t>
      </w:r>
    </w:p>
    <w:p w14:paraId="241A6D2A" w14:textId="77777777" w:rsidR="00B4442D" w:rsidRPr="008F754D" w:rsidRDefault="00B4442D" w:rsidP="00696B0B">
      <w:pPr>
        <w:ind w:firstLine="0"/>
        <w:rPr>
          <w:rFonts w:cs="Times New Roman"/>
          <w:sz w:val="22"/>
        </w:rPr>
      </w:pPr>
    </w:p>
    <w:p w14:paraId="2D60D049" w14:textId="30568356" w:rsidR="00A10ECD" w:rsidRPr="008F754D" w:rsidRDefault="0012617D" w:rsidP="00A10ECD">
      <w:pPr>
        <w:ind w:firstLine="0"/>
        <w:rPr>
          <w:rFonts w:cs="Times New Roman"/>
          <w:sz w:val="22"/>
        </w:rPr>
      </w:pPr>
      <w:r w:rsidRPr="008F754D">
        <w:rPr>
          <w:rFonts w:cs="Times New Roman"/>
          <w:sz w:val="22"/>
        </w:rPr>
        <w:t xml:space="preserve"> </w:t>
      </w:r>
    </w:p>
    <w:p w14:paraId="76234D9E" w14:textId="77777777" w:rsidR="00A10ECD" w:rsidRPr="008F754D" w:rsidRDefault="00A10ECD" w:rsidP="00A10ECD">
      <w:pPr>
        <w:rPr>
          <w:rFonts w:cs="Times New Roman"/>
          <w:sz w:val="22"/>
        </w:rPr>
      </w:pPr>
    </w:p>
    <w:p w14:paraId="561F6F81" w14:textId="32ADFACD" w:rsidR="0012617D" w:rsidRPr="008F754D" w:rsidRDefault="0012617D" w:rsidP="00A10ECD">
      <w:pPr>
        <w:ind w:firstLine="0"/>
        <w:rPr>
          <w:rFonts w:cs="Times New Roman"/>
          <w:b/>
          <w:bCs/>
          <w:sz w:val="22"/>
        </w:rPr>
      </w:pPr>
      <w:r w:rsidRPr="008F754D">
        <w:rPr>
          <w:rFonts w:cs="Times New Roman"/>
          <w:b/>
          <w:bCs/>
          <w:sz w:val="22"/>
        </w:rPr>
        <w:t xml:space="preserve">SECTION </w:t>
      </w:r>
      <w:r w:rsidR="008F754D">
        <w:rPr>
          <w:rFonts w:cs="Times New Roman"/>
          <w:b/>
          <w:bCs/>
          <w:sz w:val="22"/>
        </w:rPr>
        <w:t>TWO</w:t>
      </w:r>
      <w:r w:rsidRPr="008F754D">
        <w:rPr>
          <w:rFonts w:cs="Times New Roman"/>
          <w:b/>
          <w:bCs/>
          <w:sz w:val="22"/>
        </w:rPr>
        <w:t xml:space="preserve">: </w:t>
      </w:r>
      <w:r w:rsidR="00E329A9" w:rsidRPr="008F754D">
        <w:rPr>
          <w:rFonts w:cs="Times New Roman"/>
          <w:b/>
          <w:bCs/>
          <w:sz w:val="22"/>
        </w:rPr>
        <w:t xml:space="preserve">The </w:t>
      </w:r>
      <w:r w:rsidR="00E91DFC" w:rsidRPr="008F754D">
        <w:rPr>
          <w:rFonts w:cs="Times New Roman"/>
          <w:b/>
          <w:bCs/>
          <w:sz w:val="22"/>
        </w:rPr>
        <w:t>d</w:t>
      </w:r>
      <w:r w:rsidR="00E329A9" w:rsidRPr="008F754D">
        <w:rPr>
          <w:rFonts w:cs="Times New Roman"/>
          <w:b/>
          <w:bCs/>
          <w:sz w:val="22"/>
        </w:rPr>
        <w:t xml:space="preserve">anger of </w:t>
      </w:r>
      <w:r w:rsidR="00E91DFC" w:rsidRPr="008F754D">
        <w:rPr>
          <w:rFonts w:cs="Times New Roman"/>
          <w:b/>
          <w:bCs/>
          <w:sz w:val="22"/>
        </w:rPr>
        <w:t>s</w:t>
      </w:r>
      <w:r w:rsidR="00E329A9" w:rsidRPr="008F754D">
        <w:rPr>
          <w:rFonts w:cs="Times New Roman"/>
          <w:b/>
          <w:bCs/>
          <w:sz w:val="22"/>
        </w:rPr>
        <w:t xml:space="preserve">cience </w:t>
      </w:r>
      <w:r w:rsidR="00E91DFC" w:rsidRPr="008F754D">
        <w:rPr>
          <w:rFonts w:cs="Times New Roman"/>
          <w:b/>
          <w:bCs/>
          <w:sz w:val="22"/>
        </w:rPr>
        <w:t>d</w:t>
      </w:r>
      <w:r w:rsidR="00E329A9" w:rsidRPr="008F754D">
        <w:rPr>
          <w:rFonts w:cs="Times New Roman"/>
          <w:b/>
          <w:bCs/>
          <w:sz w:val="22"/>
        </w:rPr>
        <w:t>enial</w:t>
      </w:r>
    </w:p>
    <w:p w14:paraId="7EF50A26" w14:textId="77777777" w:rsidR="00E329A9" w:rsidRPr="008F754D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3FCE1CCB" w14:textId="77777777" w:rsidR="008E601C" w:rsidRPr="008F754D" w:rsidRDefault="008E601C" w:rsidP="008F754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When the speaker says “we’re now in an epidemic of fear”, what does he mean?</w:t>
      </w:r>
    </w:p>
    <w:p w14:paraId="61335C61" w14:textId="77777777" w:rsidR="008E601C" w:rsidRPr="008F754D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People’s fear of diseases makes them believe in anecdotes.</w:t>
      </w:r>
    </w:p>
    <w:p w14:paraId="0A6BDDC4" w14:textId="47EBBC7C" w:rsidR="008E601C" w:rsidRPr="008F754D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People tend to believe what makes them feel real instead of scientific data, and this has led to disastrous </w:t>
      </w:r>
      <w:r w:rsidRPr="008F754D">
        <w:rPr>
          <w:rFonts w:ascii="Times New Roman" w:hAnsi="Times New Roman" w:cs="Times New Roman"/>
          <w:rPrChange w:id="9" w:author="Tina Du (HSS)" w:date="2022-10-12T16:15:00Z">
            <w:rPr>
              <w:rFonts w:ascii="Times New Roman" w:hAnsi="Times New Roman" w:cs="Times New Roman"/>
            </w:rPr>
          </w:rPrChange>
        </w:rPr>
        <w:t>result</w:t>
      </w:r>
      <w:ins w:id="10" w:author="Tina Du (HSS)" w:date="2022-10-12T16:15:00Z">
        <w:r w:rsidR="00852335" w:rsidRPr="008F754D">
          <w:rPr>
            <w:rFonts w:ascii="Times New Roman" w:hAnsi="Times New Roman" w:cs="Times New Roman" w:hint="eastAsia"/>
          </w:rPr>
          <w:t>s</w:t>
        </w:r>
      </w:ins>
      <w:r w:rsidRPr="008F754D">
        <w:rPr>
          <w:rFonts w:ascii="Times New Roman" w:hAnsi="Times New Roman" w:cs="Times New Roman"/>
        </w:rPr>
        <w:t xml:space="preserve">. </w:t>
      </w:r>
    </w:p>
    <w:p w14:paraId="67276A96" w14:textId="77777777" w:rsidR="008E601C" w:rsidRPr="008F754D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People now are able to tell the difference between causation and correlation. </w:t>
      </w:r>
    </w:p>
    <w:p w14:paraId="6E30FA25" w14:textId="77777777" w:rsidR="008E601C" w:rsidRPr="008F754D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There was an increase in the number of measles cases around the world last year. </w:t>
      </w:r>
    </w:p>
    <w:p w14:paraId="67F94EBB" w14:textId="77777777" w:rsidR="008E601C" w:rsidRPr="008F754D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624E4E59" w14:textId="77777777" w:rsidR="008E601C" w:rsidRPr="008F754D" w:rsidRDefault="008E601C" w:rsidP="008F754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According to the speaker, which of the following adjective can best describe Jenny McCarthy’s speeches that linked the epidemic of autism to the measles vaccine shot?</w:t>
      </w:r>
    </w:p>
    <w:p w14:paraId="7120942E" w14:textId="77777777" w:rsidR="008E601C" w:rsidRPr="008F754D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Enlightening.</w:t>
      </w:r>
    </w:p>
    <w:p w14:paraId="09E19F7A" w14:textId="77777777" w:rsidR="008E601C" w:rsidRPr="008F754D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Interesting. </w:t>
      </w:r>
    </w:p>
    <w:p w14:paraId="2FAFBB0D" w14:textId="77777777" w:rsidR="008E601C" w:rsidRPr="008F754D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Convincing. </w:t>
      </w:r>
    </w:p>
    <w:p w14:paraId="03A7B040" w14:textId="77777777" w:rsidR="008E601C" w:rsidRPr="008F754D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Misleading. </w:t>
      </w:r>
    </w:p>
    <w:p w14:paraId="53214883" w14:textId="77777777" w:rsidR="008E601C" w:rsidRPr="008F754D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3EE7AB72" w14:textId="77777777" w:rsidR="008E601C" w:rsidRPr="008F754D" w:rsidRDefault="008E601C" w:rsidP="008F754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What was one of the biggest contributions Jonas Salk made to mankind?</w:t>
      </w:r>
    </w:p>
    <w:p w14:paraId="58A916CB" w14:textId="77777777" w:rsidR="008E601C" w:rsidRPr="008F754D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He developed a rotavirus vaccine. </w:t>
      </w:r>
    </w:p>
    <w:p w14:paraId="69DC568A" w14:textId="09F59B9B" w:rsidR="008E601C" w:rsidRPr="008F754D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He invented </w:t>
      </w:r>
      <w:ins w:id="11" w:author="Prof. Yang Rong (HSS)" w:date="2022-10-13T08:57:00Z">
        <w:r w:rsidR="008F754D" w:rsidRPr="008F754D">
          <w:rPr>
            <w:rFonts w:ascii="Times New Roman" w:hAnsi="Times New Roman" w:cs="Times New Roman"/>
          </w:rPr>
          <w:t>“</w:t>
        </w:r>
      </w:ins>
      <w:ins w:id="12" w:author="Tina Du (HSS)" w:date="2022-10-12T16:15:00Z">
        <w:del w:id="13" w:author="Prof. Yang Rong (HSS)" w:date="2022-10-13T08:57:00Z">
          <w:r w:rsidR="00852335" w:rsidRPr="008F754D" w:rsidDel="008F754D">
            <w:rPr>
              <w:rFonts w:ascii="Times New Roman" w:hAnsi="Times New Roman" w:cs="Times New Roman"/>
            </w:rPr>
            <w:delText xml:space="preserve">a </w:delText>
          </w:r>
        </w:del>
      </w:ins>
      <w:r w:rsidRPr="008F754D">
        <w:rPr>
          <w:rFonts w:ascii="Times New Roman" w:hAnsi="Times New Roman" w:cs="Times New Roman"/>
        </w:rPr>
        <w:t>placebo</w:t>
      </w:r>
      <w:ins w:id="14" w:author="Prof. Yang Rong (HSS)" w:date="2022-10-13T08:57:00Z">
        <w:r w:rsidR="008F754D" w:rsidRPr="008F754D">
          <w:rPr>
            <w:rFonts w:ascii="Times New Roman" w:hAnsi="Times New Roman" w:cs="Times New Roman"/>
          </w:rPr>
          <w:t>”</w:t>
        </w:r>
      </w:ins>
      <w:r w:rsidRPr="008F754D">
        <w:rPr>
          <w:rFonts w:ascii="Times New Roman" w:hAnsi="Times New Roman" w:cs="Times New Roman"/>
        </w:rPr>
        <w:t xml:space="preserve">. </w:t>
      </w:r>
    </w:p>
    <w:p w14:paraId="44F0E272" w14:textId="77777777" w:rsidR="008E601C" w:rsidRPr="008F754D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He developed the polio vaccine. </w:t>
      </w:r>
    </w:p>
    <w:p w14:paraId="682C01FC" w14:textId="10D7F7B1" w:rsidR="008E601C" w:rsidRPr="008F754D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He went around talking about vaccines and how important they were. </w:t>
      </w:r>
    </w:p>
    <w:p w14:paraId="7B5500D4" w14:textId="77777777" w:rsidR="008E601C" w:rsidRPr="008F754D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070DAE85" w14:textId="77777777" w:rsidR="008E601C" w:rsidRPr="008F754D" w:rsidRDefault="008E601C" w:rsidP="008F754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According to the speaker, which of the following statements is NOT true about vitamin pills?</w:t>
      </w:r>
    </w:p>
    <w:p w14:paraId="32ECCE34" w14:textId="77777777" w:rsidR="008E601C" w:rsidRPr="008F754D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Most of them are useless.</w:t>
      </w:r>
    </w:p>
    <w:p w14:paraId="41AF68F9" w14:textId="77777777" w:rsidR="008E601C" w:rsidRPr="008F754D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They darken people’s urine. </w:t>
      </w:r>
    </w:p>
    <w:p w14:paraId="015AE843" w14:textId="77777777" w:rsidR="008E601C" w:rsidRPr="008F754D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They can replace medicine. </w:t>
      </w:r>
    </w:p>
    <w:p w14:paraId="178CF09D" w14:textId="77777777" w:rsidR="008E601C" w:rsidRPr="008F754D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People spend millions of dollars on these pills every year. </w:t>
      </w:r>
    </w:p>
    <w:p w14:paraId="14F77933" w14:textId="77777777" w:rsidR="008E601C" w:rsidRPr="008F754D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74F1676A" w14:textId="77777777" w:rsidR="008E601C" w:rsidRPr="008F754D" w:rsidRDefault="008E601C" w:rsidP="008F754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According to the speaker, why do people “leap into the arms of Big Placebo?”</w:t>
      </w:r>
    </w:p>
    <w:p w14:paraId="6C193372" w14:textId="77777777" w:rsidR="008E601C" w:rsidRPr="008F754D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They believe in evidence and science. </w:t>
      </w:r>
    </w:p>
    <w:p w14:paraId="1DD78E3C" w14:textId="77777777" w:rsidR="008E601C" w:rsidRPr="008F754D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They believe in magic and what they think they see. </w:t>
      </w:r>
    </w:p>
    <w:p w14:paraId="717843F9" w14:textId="77777777" w:rsidR="008E601C" w:rsidRPr="008F754D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They believe in government officials. </w:t>
      </w:r>
    </w:p>
    <w:p w14:paraId="2DD49FCB" w14:textId="5447FC98" w:rsidR="008E601C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They believe in the health care system. </w:t>
      </w:r>
    </w:p>
    <w:p w14:paraId="68B23812" w14:textId="446939F3" w:rsidR="008F754D" w:rsidRDefault="008F754D" w:rsidP="008F754D">
      <w:pPr>
        <w:pStyle w:val="ListParagraph"/>
        <w:rPr>
          <w:rFonts w:ascii="Times New Roman" w:hAnsi="Times New Roman" w:cs="Times New Roman"/>
        </w:rPr>
      </w:pPr>
    </w:p>
    <w:p w14:paraId="13E0FAC5" w14:textId="77777777" w:rsidR="008F754D" w:rsidRDefault="008F754D" w:rsidP="008F754D">
      <w:pPr>
        <w:pStyle w:val="ListParagraph"/>
        <w:rPr>
          <w:rFonts w:ascii="Times New Roman" w:hAnsi="Times New Roman" w:cs="Times New Roman"/>
        </w:rPr>
      </w:pPr>
      <w:bookmarkStart w:id="15" w:name="_GoBack"/>
      <w:bookmarkEnd w:id="15"/>
    </w:p>
    <w:p w14:paraId="7B79C841" w14:textId="00602E51" w:rsidR="008F754D" w:rsidRPr="008F754D" w:rsidRDefault="008F754D" w:rsidP="008F754D">
      <w:pPr>
        <w:ind w:firstLine="0"/>
        <w:rPr>
          <w:rFonts w:cs="Times New Roman"/>
          <w:b/>
          <w:bCs/>
          <w:sz w:val="22"/>
        </w:rPr>
      </w:pPr>
      <w:r w:rsidRPr="008F754D">
        <w:rPr>
          <w:rFonts w:cs="Times New Roman"/>
          <w:b/>
          <w:bCs/>
          <w:sz w:val="22"/>
        </w:rPr>
        <w:t xml:space="preserve">SECTION </w:t>
      </w:r>
      <w:r>
        <w:rPr>
          <w:rFonts w:cs="Times New Roman"/>
          <w:b/>
          <w:bCs/>
          <w:sz w:val="22"/>
        </w:rPr>
        <w:t>THREE</w:t>
      </w:r>
      <w:r w:rsidRPr="008F754D">
        <w:rPr>
          <w:rFonts w:cs="Times New Roman"/>
          <w:b/>
          <w:bCs/>
          <w:sz w:val="22"/>
        </w:rPr>
        <w:t>: To find work you love, don’t follow your passion</w:t>
      </w:r>
    </w:p>
    <w:p w14:paraId="662D2FD0" w14:textId="77777777" w:rsidR="008F754D" w:rsidRPr="008F754D" w:rsidRDefault="008F754D" w:rsidP="008F754D">
      <w:pPr>
        <w:ind w:firstLine="0"/>
        <w:rPr>
          <w:rFonts w:cs="Times New Roman"/>
          <w:b/>
          <w:bCs/>
          <w:sz w:val="22"/>
        </w:rPr>
      </w:pPr>
    </w:p>
    <w:p w14:paraId="6E9018EC" w14:textId="77777777" w:rsidR="008F754D" w:rsidRPr="008F754D" w:rsidRDefault="008F754D" w:rsidP="008F754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What point does the speaker try to make with the survey of 500 Canadian students?</w:t>
      </w:r>
    </w:p>
    <w:p w14:paraId="29191830" w14:textId="77777777" w:rsidR="008F754D" w:rsidRPr="008F754D" w:rsidRDefault="008F754D" w:rsidP="008F754D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Canadians, especially Canadian youths, should not be so fanatical about ice-hockey and dance.</w:t>
      </w:r>
    </w:p>
    <w:p w14:paraId="42C1A60E" w14:textId="77777777" w:rsidR="008F754D" w:rsidRPr="008F754D" w:rsidRDefault="008F754D" w:rsidP="008F754D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Census data is vital to career-related research.</w:t>
      </w:r>
    </w:p>
    <w:p w14:paraId="1A0C3EE8" w14:textId="77777777" w:rsidR="008F754D" w:rsidRPr="008F754D" w:rsidRDefault="008F754D" w:rsidP="008F754D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Passion does not necessarily lead to career success.</w:t>
      </w:r>
    </w:p>
    <w:p w14:paraId="62D5F942" w14:textId="77777777" w:rsidR="008F754D" w:rsidRPr="008F754D" w:rsidRDefault="008F754D" w:rsidP="008F754D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Canadians should choose more practical jobs rather than jobs in art, sport and music.</w:t>
      </w:r>
    </w:p>
    <w:p w14:paraId="45C854E8" w14:textId="77777777" w:rsidR="008F754D" w:rsidRPr="008F754D" w:rsidRDefault="008F754D" w:rsidP="008F754D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None of the above.</w:t>
      </w:r>
    </w:p>
    <w:p w14:paraId="316E32C1" w14:textId="77777777" w:rsidR="008F754D" w:rsidRPr="008F754D" w:rsidRDefault="008F754D" w:rsidP="008F754D">
      <w:pPr>
        <w:pStyle w:val="ListParagraph"/>
        <w:ind w:left="540"/>
        <w:rPr>
          <w:rFonts w:ascii="Times New Roman" w:hAnsi="Times New Roman" w:cs="Times New Roman"/>
        </w:rPr>
      </w:pPr>
    </w:p>
    <w:p w14:paraId="6B9DF439" w14:textId="77777777" w:rsidR="008F754D" w:rsidRPr="008F754D" w:rsidRDefault="008F754D" w:rsidP="008F754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According to the speaker, what is the most essential quality of a fulfilling job?</w:t>
      </w:r>
    </w:p>
    <w:p w14:paraId="25AF0DF1" w14:textId="77777777" w:rsidR="008F754D" w:rsidRPr="008F754D" w:rsidRDefault="008F754D" w:rsidP="008F754D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It should bring people a satisfactory income.</w:t>
      </w:r>
    </w:p>
    <w:p w14:paraId="47B6AB4B" w14:textId="77777777" w:rsidR="008F754D" w:rsidRPr="008F754D" w:rsidRDefault="008F754D" w:rsidP="008F754D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It should bring people the joy of success.</w:t>
      </w:r>
    </w:p>
    <w:p w14:paraId="45D646CB" w14:textId="77777777" w:rsidR="008F754D" w:rsidRPr="008F754D" w:rsidRDefault="008F754D" w:rsidP="008F754D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It should perfectly match people’s interests so that people can enjoy themselves even at work.</w:t>
      </w:r>
    </w:p>
    <w:p w14:paraId="4866BED3" w14:textId="77777777" w:rsidR="008F754D" w:rsidRPr="008F754D" w:rsidRDefault="008F754D" w:rsidP="008F754D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It should allow people to make a difference in a particular field.</w:t>
      </w:r>
    </w:p>
    <w:p w14:paraId="28B37FC4" w14:textId="77777777" w:rsidR="008F754D" w:rsidRPr="008F754D" w:rsidRDefault="008F754D" w:rsidP="008F754D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None of the above is correct.</w:t>
      </w:r>
    </w:p>
    <w:p w14:paraId="09395740" w14:textId="77777777" w:rsidR="008F754D" w:rsidRPr="008F754D" w:rsidRDefault="008F754D" w:rsidP="008F754D">
      <w:pPr>
        <w:pStyle w:val="ListParagraph"/>
        <w:ind w:left="540"/>
        <w:rPr>
          <w:rFonts w:ascii="Times New Roman" w:hAnsi="Times New Roman" w:cs="Times New Roman"/>
        </w:rPr>
      </w:pPr>
    </w:p>
    <w:p w14:paraId="77D4EBF1" w14:textId="77777777" w:rsidR="008F754D" w:rsidRPr="008F754D" w:rsidRDefault="008F754D" w:rsidP="008F754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Which of the following points does the speaker try to make with the example of salespeople?</w:t>
      </w:r>
    </w:p>
    <w:p w14:paraId="3E6C7782" w14:textId="77777777" w:rsidR="008F754D" w:rsidRPr="008F754D" w:rsidRDefault="008F754D" w:rsidP="008F754D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Salespeople should closely monitor their health to avoid burnout.</w:t>
      </w:r>
    </w:p>
    <w:p w14:paraId="623192E9" w14:textId="77777777" w:rsidR="008F754D" w:rsidRPr="008F754D" w:rsidRDefault="008F754D" w:rsidP="008F754D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It is wrong to believe that following passion is the best career</w:t>
      </w:r>
      <w:del w:id="16" w:author="Tina Du (HSS)" w:date="2022-10-12T16:12:00Z">
        <w:r w:rsidRPr="008F754D" w:rsidDel="00852335">
          <w:rPr>
            <w:rFonts w:ascii="Times New Roman" w:hAnsi="Times New Roman" w:cs="Times New Roman"/>
          </w:rPr>
          <w:delText>s</w:delText>
        </w:r>
      </w:del>
      <w:r w:rsidRPr="008F754D">
        <w:rPr>
          <w:rFonts w:ascii="Times New Roman" w:hAnsi="Times New Roman" w:cs="Times New Roman"/>
        </w:rPr>
        <w:t xml:space="preserve"> advice available.</w:t>
      </w:r>
    </w:p>
    <w:p w14:paraId="22DDE8EF" w14:textId="77777777" w:rsidR="008F754D" w:rsidRPr="008F754D" w:rsidRDefault="008F754D" w:rsidP="008F754D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People should be very cautious about passion match because it determines their career development.</w:t>
      </w:r>
    </w:p>
    <w:p w14:paraId="363DEF11" w14:textId="77777777" w:rsidR="008F754D" w:rsidRPr="008F754D" w:rsidRDefault="008F754D" w:rsidP="008F754D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Successful people may still feel unfulfilled.</w:t>
      </w:r>
    </w:p>
    <w:p w14:paraId="01093BA4" w14:textId="77777777" w:rsidR="008F754D" w:rsidRPr="008F754D" w:rsidRDefault="008F754D" w:rsidP="008F754D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Salespeople need to be more extroverted and assertive.</w:t>
      </w:r>
    </w:p>
    <w:p w14:paraId="5A41BB99" w14:textId="77777777" w:rsidR="008F754D" w:rsidRPr="008F754D" w:rsidRDefault="008F754D" w:rsidP="008F754D">
      <w:pPr>
        <w:pStyle w:val="ListParagraph"/>
        <w:rPr>
          <w:rFonts w:ascii="Times New Roman" w:hAnsi="Times New Roman" w:cs="Times New Roman"/>
        </w:rPr>
      </w:pPr>
    </w:p>
    <w:p w14:paraId="26C6BF31" w14:textId="77777777" w:rsidR="008F754D" w:rsidRPr="008F754D" w:rsidRDefault="008F754D" w:rsidP="008F754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Which of the following statements is INCORRECT?</w:t>
      </w:r>
    </w:p>
    <w:p w14:paraId="31A17B3E" w14:textId="77777777" w:rsidR="008F754D" w:rsidRPr="008F754D" w:rsidRDefault="008F754D" w:rsidP="008F754D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People who believe interests are vital to career development fully understand that interests are changing.</w:t>
      </w:r>
    </w:p>
    <w:p w14:paraId="1B01B518" w14:textId="77777777" w:rsidR="008F754D" w:rsidRPr="008F754D" w:rsidRDefault="008F754D" w:rsidP="008F754D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The speaker urges people to be more altruistic when making career choices.</w:t>
      </w:r>
    </w:p>
    <w:p w14:paraId="2B8D1CB5" w14:textId="77777777" w:rsidR="008F754D" w:rsidRPr="008F754D" w:rsidRDefault="008F754D" w:rsidP="008F754D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The idea of “achievement” Prof. Seligman proposes requires people to improve their work skills.</w:t>
      </w:r>
    </w:p>
    <w:p w14:paraId="5F930E10" w14:textId="77777777" w:rsidR="008F754D" w:rsidRPr="008F754D" w:rsidRDefault="008F754D" w:rsidP="008F754D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People want those who create value for others to succeed.</w:t>
      </w:r>
    </w:p>
    <w:p w14:paraId="278F7280" w14:textId="77777777" w:rsidR="008F754D" w:rsidRPr="008F754D" w:rsidRDefault="008F754D" w:rsidP="008F754D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None of the above. </w:t>
      </w:r>
    </w:p>
    <w:p w14:paraId="4528678D" w14:textId="77777777" w:rsidR="008F754D" w:rsidRPr="008F754D" w:rsidRDefault="008F754D" w:rsidP="008F754D">
      <w:pPr>
        <w:pStyle w:val="ListParagraph"/>
        <w:ind w:left="540"/>
        <w:rPr>
          <w:rFonts w:ascii="Times New Roman" w:hAnsi="Times New Roman" w:cs="Times New Roman"/>
        </w:rPr>
      </w:pPr>
    </w:p>
    <w:p w14:paraId="3A1957E7" w14:textId="77777777" w:rsidR="008F754D" w:rsidRPr="008F754D" w:rsidRDefault="008F754D" w:rsidP="008F754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Which of the following inferences about Prof. Seligman’s book is INCORRECT?</w:t>
      </w:r>
    </w:p>
    <w:p w14:paraId="794DFDEC" w14:textId="77777777" w:rsidR="008F754D" w:rsidRPr="008F754D" w:rsidRDefault="008F754D" w:rsidP="008F754D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The key suggestions in the book can be summarized as a single slogan: Do what is valuable.</w:t>
      </w:r>
    </w:p>
    <w:p w14:paraId="4013521A" w14:textId="77777777" w:rsidR="008F754D" w:rsidRPr="008F754D" w:rsidRDefault="008F754D" w:rsidP="008F754D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The idea of “meaning” Prof. Seligman proposes stresses the importance of one’s work competence.</w:t>
      </w:r>
    </w:p>
    <w:p w14:paraId="40418397" w14:textId="77777777" w:rsidR="008F754D" w:rsidRPr="008F754D" w:rsidRDefault="008F754D" w:rsidP="008F754D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Prof. Seligman would agree with the quote “A man’s true wealth is the good he does in this world.”</w:t>
      </w:r>
    </w:p>
    <w:p w14:paraId="2C621106" w14:textId="77777777" w:rsidR="008F754D" w:rsidRPr="008F754D" w:rsidRDefault="008F754D" w:rsidP="008F754D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 xml:space="preserve">The book summarizes the empirical research on life satisfaction </w:t>
      </w:r>
      <w:del w:id="17" w:author="Tina Du (HSS)" w:date="2022-10-12T16:13:00Z">
        <w:r w:rsidRPr="008F754D" w:rsidDel="00852335">
          <w:rPr>
            <w:rFonts w:ascii="Times New Roman" w:hAnsi="Times New Roman" w:cs="Times New Roman"/>
            <w:rPrChange w:id="18" w:author="Tina Du (HSS)" w:date="2022-10-12T16:12:00Z">
              <w:rPr>
                <w:rFonts w:ascii="Times New Roman" w:hAnsi="Times New Roman" w:cs="Times New Roman"/>
              </w:rPr>
            </w:rPrChange>
          </w:rPr>
          <w:delText>of</w:delText>
        </w:r>
      </w:del>
      <w:ins w:id="19" w:author="Tina Du (HSS)" w:date="2022-10-12T16:13:00Z">
        <w:r w:rsidRPr="008F754D">
          <w:rPr>
            <w:rFonts w:ascii="Times New Roman" w:hAnsi="Times New Roman" w:cs="Times New Roman" w:hint="eastAsia"/>
          </w:rPr>
          <w:t>in</w:t>
        </w:r>
      </w:ins>
      <w:r w:rsidRPr="008F754D">
        <w:rPr>
          <w:rFonts w:ascii="Times New Roman" w:hAnsi="Times New Roman" w:cs="Times New Roman"/>
        </w:rPr>
        <w:t xml:space="preserve"> the past decades.</w:t>
      </w:r>
    </w:p>
    <w:p w14:paraId="4933CC80" w14:textId="77777777" w:rsidR="008F754D" w:rsidRPr="008F754D" w:rsidRDefault="008F754D" w:rsidP="008F754D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8F754D">
        <w:rPr>
          <w:rFonts w:ascii="Times New Roman" w:hAnsi="Times New Roman" w:cs="Times New Roman"/>
        </w:rPr>
        <w:t>None of the above.</w:t>
      </w:r>
    </w:p>
    <w:p w14:paraId="6339229D" w14:textId="77777777" w:rsidR="008F754D" w:rsidRPr="008F754D" w:rsidRDefault="008F754D" w:rsidP="008F754D">
      <w:pPr>
        <w:ind w:firstLine="0"/>
        <w:rPr>
          <w:rFonts w:cs="Times New Roman"/>
          <w:sz w:val="22"/>
        </w:rPr>
      </w:pPr>
    </w:p>
    <w:p w14:paraId="16C5D6C8" w14:textId="588F6F78" w:rsidR="008F754D" w:rsidRPr="008F754D" w:rsidRDefault="008F754D" w:rsidP="008F754D">
      <w:pPr>
        <w:pStyle w:val="ListParagraph"/>
        <w:ind w:left="0"/>
        <w:rPr>
          <w:rFonts w:ascii="Times New Roman" w:hAnsi="Times New Roman" w:cs="Times New Roman"/>
        </w:rPr>
      </w:pPr>
    </w:p>
    <w:p w14:paraId="5102FDCB" w14:textId="77777777" w:rsidR="008E601C" w:rsidRPr="008F754D" w:rsidRDefault="008E601C" w:rsidP="008E601C">
      <w:pPr>
        <w:rPr>
          <w:rFonts w:cs="Times New Roman"/>
          <w:sz w:val="22"/>
        </w:rPr>
      </w:pPr>
    </w:p>
    <w:p w14:paraId="635DD30B" w14:textId="77777777" w:rsidR="00E329A9" w:rsidRPr="008F754D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654CFA05" w14:textId="77777777" w:rsidR="0012617D" w:rsidRPr="008F754D" w:rsidRDefault="0012617D" w:rsidP="00A10ECD">
      <w:pPr>
        <w:ind w:firstLine="0"/>
        <w:rPr>
          <w:rFonts w:cs="Times New Roman"/>
          <w:sz w:val="22"/>
        </w:rPr>
      </w:pPr>
    </w:p>
    <w:p w14:paraId="1659EBA6" w14:textId="50E99E24" w:rsidR="00A10ECD" w:rsidRPr="008F754D" w:rsidRDefault="00A10ECD" w:rsidP="00A10ECD">
      <w:pPr>
        <w:ind w:firstLine="0"/>
        <w:rPr>
          <w:rFonts w:cs="Times New Roman"/>
          <w:sz w:val="22"/>
        </w:rPr>
      </w:pPr>
    </w:p>
    <w:p w14:paraId="12B1F482" w14:textId="77777777" w:rsidR="00A10ECD" w:rsidRPr="008F754D" w:rsidRDefault="00A10ECD" w:rsidP="00A10ECD">
      <w:pPr>
        <w:rPr>
          <w:rFonts w:cs="Times New Roman"/>
          <w:sz w:val="22"/>
        </w:rPr>
      </w:pPr>
    </w:p>
    <w:p w14:paraId="1E603B71" w14:textId="77777777" w:rsidR="00BB7D16" w:rsidRPr="008F754D" w:rsidRDefault="00BB7D16" w:rsidP="00BB7D16">
      <w:pPr>
        <w:ind w:firstLine="0"/>
        <w:rPr>
          <w:rFonts w:cs="Times New Roman"/>
          <w:b/>
          <w:bCs/>
          <w:sz w:val="22"/>
        </w:rPr>
      </w:pPr>
      <w:r w:rsidRPr="008F754D">
        <w:rPr>
          <w:rFonts w:cs="Times New Roman"/>
          <w:b/>
          <w:bCs/>
          <w:sz w:val="22"/>
        </w:rPr>
        <w:t xml:space="preserve">This is the end of the quiz. </w:t>
      </w:r>
    </w:p>
    <w:p w14:paraId="6CD52A2D" w14:textId="77777777" w:rsidR="00BB7D16" w:rsidRPr="008F754D" w:rsidRDefault="00BB7D16" w:rsidP="00BB7D16">
      <w:pPr>
        <w:ind w:firstLine="0"/>
        <w:rPr>
          <w:rFonts w:cs="Times New Roman"/>
          <w:b/>
          <w:bCs/>
          <w:sz w:val="22"/>
        </w:rPr>
      </w:pPr>
    </w:p>
    <w:p w14:paraId="48BFEF2B" w14:textId="717478AF" w:rsidR="00BB7D16" w:rsidRPr="000D14BA" w:rsidRDefault="00BB7D16" w:rsidP="00BB7D16">
      <w:pPr>
        <w:ind w:firstLine="0"/>
        <w:rPr>
          <w:rFonts w:cs="Times New Roman"/>
          <w:b/>
          <w:bCs/>
          <w:sz w:val="22"/>
        </w:rPr>
      </w:pPr>
      <w:r w:rsidRPr="008F754D">
        <w:rPr>
          <w:rFonts w:cs="Times New Roman"/>
          <w:b/>
          <w:bCs/>
          <w:sz w:val="22"/>
        </w:rPr>
        <w:t>Be sure that you have put your name in pinyin, student ID, and section number on every page. Please wait quietly until your instructor or test monitor collects your answer sheet.</w:t>
      </w:r>
      <w:r w:rsidRPr="000D14BA">
        <w:rPr>
          <w:rFonts w:cs="Times New Roman"/>
          <w:b/>
          <w:bCs/>
          <w:sz w:val="22"/>
        </w:rPr>
        <w:t xml:space="preserve"> </w:t>
      </w:r>
    </w:p>
    <w:p w14:paraId="7A52C14A" w14:textId="77777777" w:rsidR="00A10ECD" w:rsidRPr="000D14BA" w:rsidRDefault="00A10ECD">
      <w:pPr>
        <w:rPr>
          <w:rFonts w:cs="Times New Roman"/>
          <w:sz w:val="22"/>
        </w:rPr>
      </w:pPr>
    </w:p>
    <w:p w14:paraId="1DBBA774" w14:textId="77777777" w:rsidR="00696B0B" w:rsidRPr="000D14BA" w:rsidRDefault="00696B0B" w:rsidP="00696B0B">
      <w:pPr>
        <w:ind w:firstLine="0"/>
        <w:rPr>
          <w:rFonts w:cs="Times New Roman"/>
          <w:sz w:val="22"/>
        </w:rPr>
      </w:pPr>
    </w:p>
    <w:sectPr w:rsidR="00696B0B" w:rsidRPr="000D14BA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EE0FBA" w14:textId="77777777" w:rsidR="00D92A90" w:rsidRDefault="00D92A90" w:rsidP="00696B0B">
      <w:r>
        <w:separator/>
      </w:r>
    </w:p>
  </w:endnote>
  <w:endnote w:type="continuationSeparator" w:id="0">
    <w:p w14:paraId="5D274EAC" w14:textId="77777777" w:rsidR="00D92A90" w:rsidRDefault="00D92A90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8741B7" w14:textId="77777777" w:rsidR="00D92A90" w:rsidRDefault="00D92A90" w:rsidP="00696B0B">
      <w:r>
        <w:separator/>
      </w:r>
    </w:p>
  </w:footnote>
  <w:footnote w:type="continuationSeparator" w:id="0">
    <w:p w14:paraId="79F21920" w14:textId="77777777" w:rsidR="00D92A90" w:rsidRDefault="00D92A90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099408E5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</w:t>
    </w:r>
    <w:r w:rsidR="000D14BA">
      <w:rPr>
        <w:sz w:val="20"/>
        <w:szCs w:val="20"/>
      </w:rPr>
      <w:t>2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1B7905">
      <w:rPr>
        <w:sz w:val="20"/>
        <w:szCs w:val="20"/>
      </w:rPr>
      <w:t>2</w:t>
    </w:r>
    <w:r w:rsidRPr="00A10ECD">
      <w:rPr>
        <w:sz w:val="20"/>
        <w:szCs w:val="20"/>
      </w:rPr>
      <w:tab/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8F754D">
      <w:rPr>
        <w:b/>
        <w:bCs/>
        <w:noProof/>
        <w:sz w:val="20"/>
        <w:szCs w:val="20"/>
      </w:rPr>
      <w:t>1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8F754D">
      <w:rPr>
        <w:b/>
        <w:bCs/>
        <w:noProof/>
        <w:sz w:val="20"/>
        <w:szCs w:val="20"/>
      </w:rPr>
      <w:t>3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7756"/>
    <w:multiLevelType w:val="multilevel"/>
    <w:tmpl w:val="022C775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BD28C1"/>
    <w:multiLevelType w:val="multilevel"/>
    <w:tmpl w:val="11BD28C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31704940"/>
    <w:multiLevelType w:val="hybridMultilevel"/>
    <w:tmpl w:val="24F2B4B0"/>
    <w:lvl w:ilvl="0" w:tplc="F288111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916439"/>
    <w:multiLevelType w:val="multilevel"/>
    <w:tmpl w:val="20CE0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473D3FB4"/>
    <w:multiLevelType w:val="hybridMultilevel"/>
    <w:tmpl w:val="BBBC9756"/>
    <w:lvl w:ilvl="0" w:tplc="BE2ADC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4AB71A84"/>
    <w:multiLevelType w:val="hybridMultilevel"/>
    <w:tmpl w:val="5E181B6C"/>
    <w:lvl w:ilvl="0" w:tplc="1E16A1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4EF970A6"/>
    <w:multiLevelType w:val="multilevel"/>
    <w:tmpl w:val="4EF970A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53C44C3F"/>
    <w:multiLevelType w:val="hybridMultilevel"/>
    <w:tmpl w:val="AF0CD924"/>
    <w:lvl w:ilvl="0" w:tplc="D1C4048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0E1F05"/>
    <w:multiLevelType w:val="multilevel"/>
    <w:tmpl w:val="560E1F0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57F52A8D"/>
    <w:multiLevelType w:val="hybridMultilevel"/>
    <w:tmpl w:val="674896B6"/>
    <w:lvl w:ilvl="0" w:tplc="74B4BDDE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5D2D4A50"/>
    <w:multiLevelType w:val="hybridMultilevel"/>
    <w:tmpl w:val="F364E920"/>
    <w:lvl w:ilvl="0" w:tplc="CEB47BC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644D1A8D"/>
    <w:multiLevelType w:val="hybridMultilevel"/>
    <w:tmpl w:val="B81CAB0E"/>
    <w:lvl w:ilvl="0" w:tplc="7206F1B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4DB6E02"/>
    <w:multiLevelType w:val="multilevel"/>
    <w:tmpl w:val="64DB6E0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667B381B"/>
    <w:multiLevelType w:val="hybridMultilevel"/>
    <w:tmpl w:val="6102EAFC"/>
    <w:lvl w:ilvl="0" w:tplc="D504B67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6" w15:restartNumberingAfterBreak="0">
    <w:nsid w:val="687527C2"/>
    <w:multiLevelType w:val="hybridMultilevel"/>
    <w:tmpl w:val="36D038F0"/>
    <w:lvl w:ilvl="0" w:tplc="33D8468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4B2AA2"/>
    <w:multiLevelType w:val="hybridMultilevel"/>
    <w:tmpl w:val="3F26F936"/>
    <w:lvl w:ilvl="0" w:tplc="C5E8D5E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75B31331"/>
    <w:multiLevelType w:val="hybridMultilevel"/>
    <w:tmpl w:val="5FF0098E"/>
    <w:lvl w:ilvl="0" w:tplc="C096D0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92304D"/>
    <w:multiLevelType w:val="hybridMultilevel"/>
    <w:tmpl w:val="8CE46C6C"/>
    <w:lvl w:ilvl="0" w:tplc="A6BAB39C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7CA630D1"/>
    <w:multiLevelType w:val="hybridMultilevel"/>
    <w:tmpl w:val="8DCA2950"/>
    <w:lvl w:ilvl="0" w:tplc="8E34C6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6"/>
  </w:num>
  <w:num w:numId="3">
    <w:abstractNumId w:val="13"/>
  </w:num>
  <w:num w:numId="4">
    <w:abstractNumId w:val="7"/>
  </w:num>
  <w:num w:numId="5">
    <w:abstractNumId w:val="6"/>
  </w:num>
  <w:num w:numId="6">
    <w:abstractNumId w:val="22"/>
  </w:num>
  <w:num w:numId="7">
    <w:abstractNumId w:val="10"/>
  </w:num>
  <w:num w:numId="8">
    <w:abstractNumId w:val="3"/>
  </w:num>
  <w:num w:numId="9">
    <w:abstractNumId w:val="26"/>
  </w:num>
  <w:num w:numId="10">
    <w:abstractNumId w:val="15"/>
  </w:num>
  <w:num w:numId="11">
    <w:abstractNumId w:val="27"/>
  </w:num>
  <w:num w:numId="12">
    <w:abstractNumId w:val="4"/>
  </w:num>
  <w:num w:numId="13">
    <w:abstractNumId w:val="5"/>
  </w:num>
  <w:num w:numId="14">
    <w:abstractNumId w:val="1"/>
  </w:num>
  <w:num w:numId="15">
    <w:abstractNumId w:val="12"/>
  </w:num>
  <w:num w:numId="16">
    <w:abstractNumId w:val="20"/>
  </w:num>
  <w:num w:numId="17">
    <w:abstractNumId w:val="28"/>
  </w:num>
  <w:num w:numId="18">
    <w:abstractNumId w:val="8"/>
  </w:num>
  <w:num w:numId="19">
    <w:abstractNumId w:val="21"/>
  </w:num>
  <w:num w:numId="20">
    <w:abstractNumId w:val="25"/>
  </w:num>
  <w:num w:numId="21">
    <w:abstractNumId w:val="24"/>
  </w:num>
  <w:num w:numId="22">
    <w:abstractNumId w:val="0"/>
  </w:num>
  <w:num w:numId="23">
    <w:abstractNumId w:val="2"/>
  </w:num>
  <w:num w:numId="24">
    <w:abstractNumId w:val="19"/>
  </w:num>
  <w:num w:numId="25">
    <w:abstractNumId w:val="17"/>
  </w:num>
  <w:num w:numId="26">
    <w:abstractNumId w:val="23"/>
  </w:num>
  <w:num w:numId="27">
    <w:abstractNumId w:val="31"/>
  </w:num>
  <w:num w:numId="28">
    <w:abstractNumId w:val="29"/>
  </w:num>
  <w:num w:numId="29">
    <w:abstractNumId w:val="14"/>
  </w:num>
  <w:num w:numId="30">
    <w:abstractNumId w:val="11"/>
  </w:num>
  <w:num w:numId="31">
    <w:abstractNumId w:val="18"/>
  </w:num>
  <w:num w:numId="32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ina Du (HSS)">
    <w15:presenceInfo w15:providerId="AD" w15:userId="S-1-5-21-1739299922-1276963164-2591315638-31808"/>
  </w15:person>
  <w15:person w15:author="Prof. Yang Rong (HSS)">
    <w15:presenceInfo w15:providerId="AD" w15:userId="S-1-5-21-1739299922-1276963164-2591315638-217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2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05AAB"/>
    <w:rsid w:val="000B321E"/>
    <w:rsid w:val="000D14BA"/>
    <w:rsid w:val="0012617D"/>
    <w:rsid w:val="00135DBE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604F7"/>
    <w:rsid w:val="003F1B59"/>
    <w:rsid w:val="00444F93"/>
    <w:rsid w:val="00483753"/>
    <w:rsid w:val="005003D9"/>
    <w:rsid w:val="005051B6"/>
    <w:rsid w:val="00511DF6"/>
    <w:rsid w:val="00547C2F"/>
    <w:rsid w:val="005C4E29"/>
    <w:rsid w:val="00621E09"/>
    <w:rsid w:val="00654270"/>
    <w:rsid w:val="00696B0B"/>
    <w:rsid w:val="007350E4"/>
    <w:rsid w:val="00737019"/>
    <w:rsid w:val="00737BBC"/>
    <w:rsid w:val="0076309F"/>
    <w:rsid w:val="00794BEA"/>
    <w:rsid w:val="007968D3"/>
    <w:rsid w:val="00852335"/>
    <w:rsid w:val="00866046"/>
    <w:rsid w:val="008E601C"/>
    <w:rsid w:val="008F754D"/>
    <w:rsid w:val="00A10ECD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5C1B"/>
    <w:rsid w:val="00BB7D16"/>
    <w:rsid w:val="00BE5D63"/>
    <w:rsid w:val="00C21663"/>
    <w:rsid w:val="00CD44AA"/>
    <w:rsid w:val="00CE75F5"/>
    <w:rsid w:val="00CF13CE"/>
    <w:rsid w:val="00D84311"/>
    <w:rsid w:val="00D92A90"/>
    <w:rsid w:val="00D95AE3"/>
    <w:rsid w:val="00DA7F99"/>
    <w:rsid w:val="00E329A9"/>
    <w:rsid w:val="00E6218B"/>
    <w:rsid w:val="00E91DFC"/>
    <w:rsid w:val="00EB66DE"/>
    <w:rsid w:val="00EE7080"/>
    <w:rsid w:val="00F0115D"/>
    <w:rsid w:val="00FA5862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3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3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13AD8D-7F68-47E8-8E22-B3EF3C151A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0D83DC-D4DD-4CD7-B7C7-9D6809168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2</cp:revision>
  <dcterms:created xsi:type="dcterms:W3CDTF">2022-10-13T01:00:00Z</dcterms:created>
  <dcterms:modified xsi:type="dcterms:W3CDTF">2022-10-13T01:00:00Z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